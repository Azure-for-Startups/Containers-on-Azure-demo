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1795564"/>
        <w:docPartObj>
          <w:docPartGallery w:val="Cover Pages"/>
          <w:docPartUnique/>
        </w:docPartObj>
      </w:sdtPr>
      <w:sdtContent>
        <w:p w14:paraId="597ABADA" w14:textId="77777777" w:rsidR="004A78DD" w:rsidRPr="004A78DD" w:rsidRDefault="00661F2B" w:rsidP="00661F2B">
          <w:pPr>
            <w:jc w:val="center"/>
            <w:rPr>
              <w:rFonts w:ascii="Segoe UI Light" w:hAnsi="Segoe UI Light" w:cs="Segoe UI"/>
              <w:sz w:val="32"/>
              <w:szCs w:val="24"/>
            </w:rPr>
          </w:pPr>
          <w:r w:rsidRPr="00661F2B">
            <w:rPr>
              <w:rFonts w:ascii="Segoe UI Light" w:hAnsi="Segoe UI Light" w:cs="Segoe UI"/>
              <w:noProof/>
              <w:sz w:val="24"/>
              <w:szCs w:val="24"/>
            </w:rPr>
            <mc:AlternateContent>
              <mc:Choice Requires="wps">
                <w:drawing>
                  <wp:anchor distT="0" distB="0" distL="114300" distR="114300" simplePos="0" relativeHeight="251659264" behindDoc="0" locked="0" layoutInCell="1" allowOverlap="1" wp14:anchorId="485F1EC1" wp14:editId="042B9BFF">
                    <wp:simplePos x="0" y="0"/>
                    <wp:positionH relativeFrom="column">
                      <wp:posOffset>-316611</wp:posOffset>
                    </wp:positionH>
                    <wp:positionV relativeFrom="paragraph">
                      <wp:posOffset>-255905</wp:posOffset>
                    </wp:positionV>
                    <wp:extent cx="3169920" cy="302323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023235"/>
                            </a:xfrm>
                            <a:prstGeom prst="rect">
                              <a:avLst/>
                            </a:prstGeom>
                            <a:noFill/>
                            <a:ln w="9525">
                              <a:noFill/>
                              <a:miter lim="800000"/>
                              <a:headEnd/>
                              <a:tailEnd/>
                            </a:ln>
                          </wps:spPr>
                          <wps:txbx>
                            <w:txbxContent>
                              <w:p w14:paraId="773F3DCA" w14:textId="603860C6" w:rsidR="00364005" w:rsidRPr="00685702" w:rsidRDefault="00364005" w:rsidP="00685702">
                                <w:pPr>
                                  <w:spacing w:after="0" w:line="240" w:lineRule="auto"/>
                                  <w:rPr>
                                    <w:rFonts w:ascii="Segoe UI Light" w:hAnsi="Segoe UI Light" w:cs="Segoe UI"/>
                                    <w:color w:val="009E49"/>
                                    <w:sz w:val="36"/>
                                    <w:szCs w:val="36"/>
                                  </w:rPr>
                                </w:pPr>
                                <w:r w:rsidRPr="00795256">
                                  <w:rPr>
                                    <w:rFonts w:ascii="Segoe UI Light" w:hAnsi="Segoe UI Light" w:cs="Segoe UI"/>
                                    <w:color w:val="009E49"/>
                                    <w:sz w:val="72"/>
                                    <w:szCs w:val="72"/>
                                  </w:rPr>
                                  <w:t xml:space="preserve">CONTAINERS ON AZURE </w:t>
                                </w:r>
                                <w:r w:rsidRPr="00795256">
                                  <w:rPr>
                                    <w:rFonts w:ascii="Segoe UI Light" w:hAnsi="Segoe UI Light" w:cs="Segoe UI"/>
                                    <w:color w:val="009E49"/>
                                    <w:sz w:val="36"/>
                                    <w:szCs w:val="36"/>
                                  </w:rPr>
                                  <w:t>Dockerized Encoder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5F1EC1" id="_x0000_t202" coordsize="21600,21600" o:spt="202" path="m,l,21600r21600,l21600,xe">
                    <v:stroke joinstyle="miter"/>
                    <v:path gradientshapeok="t" o:connecttype="rect"/>
                  </v:shapetype>
                  <v:shape id="Text Box 2" o:spid="_x0000_s1026" type="#_x0000_t202" style="position:absolute;left:0;text-align:left;margin-left:-24.95pt;margin-top:-20.15pt;width:249.6pt;height:23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" filled="f" stroked="f">
                    <v:textbox>
                      <w:txbxContent>
                        <w:p w14:paraId="773F3DCA" w14:textId="603860C6" w:rsidR="00364005" w:rsidRPr="00685702" w:rsidRDefault="00364005" w:rsidP="00685702">
                          <w:pPr>
                            <w:spacing w:after="0" w:line="240" w:lineRule="auto"/>
                            <w:rPr>
                              <w:rFonts w:ascii="Segoe UI Light" w:hAnsi="Segoe UI Light" w:cs="Segoe UI"/>
                              <w:color w:val="009E49"/>
                              <w:sz w:val="36"/>
                              <w:szCs w:val="36"/>
                            </w:rPr>
                          </w:pPr>
                          <w:r w:rsidRPr="00795256">
                            <w:rPr>
                              <w:rFonts w:ascii="Segoe UI Light" w:hAnsi="Segoe UI Light" w:cs="Segoe UI"/>
                              <w:color w:val="009E49"/>
                              <w:sz w:val="72"/>
                              <w:szCs w:val="72"/>
                            </w:rPr>
                            <w:t xml:space="preserve">CONTAINERS ON AZURE </w:t>
                          </w:r>
                          <w:r w:rsidRPr="00795256">
                            <w:rPr>
                              <w:rFonts w:ascii="Segoe UI Light" w:hAnsi="Segoe UI Light" w:cs="Segoe UI"/>
                              <w:color w:val="009E49"/>
                              <w:sz w:val="36"/>
                              <w:szCs w:val="36"/>
                            </w:rPr>
                            <w:t>Dockerized Encoder Sample</w:t>
                          </w:r>
                        </w:p>
                      </w:txbxContent>
                    </v:textbox>
                  </v:shape>
                </w:pict>
              </mc:Fallback>
            </mc:AlternateContent>
          </w:r>
        </w:p>
        <w:p w14:paraId="545F16A9" w14:textId="77777777" w:rsidR="004A78DD" w:rsidRPr="004A78DD" w:rsidRDefault="004A78DD" w:rsidP="004A78DD">
          <w:pPr>
            <w:jc w:val="center"/>
            <w:rPr>
              <w:rFonts w:ascii="Segoe UI Light" w:hAnsi="Segoe UI Light" w:cs="Segoe UI"/>
              <w:sz w:val="24"/>
              <w:szCs w:val="24"/>
            </w:rPr>
          </w:pPr>
        </w:p>
        <w:p w14:paraId="5EF52696" w14:textId="77777777" w:rsidR="004A78DD" w:rsidRPr="004A78DD" w:rsidRDefault="004A78DD" w:rsidP="004A78DD">
          <w:pPr>
            <w:jc w:val="center"/>
            <w:rPr>
              <w:rFonts w:ascii="Segoe UI Light" w:hAnsi="Segoe UI Light" w:cs="Segoe UI"/>
              <w:sz w:val="24"/>
              <w:szCs w:val="24"/>
            </w:rPr>
          </w:pPr>
        </w:p>
        <w:p w14:paraId="7DD6367C" w14:textId="77777777" w:rsidR="004A78DD" w:rsidRDefault="004A78DD"/>
        <w:p w14:paraId="1DF525C4" w14:textId="77777777" w:rsidR="004A78DD" w:rsidRDefault="004A78DD"/>
        <w:p w14:paraId="60B68746" w14:textId="77777777" w:rsidR="004A78DD" w:rsidRDefault="00364005"/>
      </w:sdtContent>
    </w:sdt>
    <w:p w14:paraId="557075AD" w14:textId="4E5FE3D8" w:rsidR="001B5294" w:rsidRPr="00DD5CEF" w:rsidRDefault="00DD5CEF" w:rsidP="00E30A85">
      <w:pPr>
        <w:pStyle w:val="MSBizSparkHeader"/>
        <w:spacing w:after="0"/>
      </w:pPr>
      <w:r w:rsidRPr="00DD5CEF">
        <w:rPr>
          <w:rFonts w:ascii="Segoe UI" w:hAnsi="Segoe UI"/>
          <w:b/>
          <w:noProof/>
          <w:color w:val="000080"/>
          <w:sz w:val="24"/>
          <w:szCs w:val="24"/>
        </w:rPr>
        <mc:AlternateContent>
          <mc:Choice Requires="wps">
            <w:drawing>
              <wp:anchor distT="0" distB="0" distL="114300" distR="114300" simplePos="0" relativeHeight="251663360" behindDoc="0" locked="0" layoutInCell="1" allowOverlap="1" wp14:anchorId="180C3CDD" wp14:editId="288798BE">
                <wp:simplePos x="0" y="0"/>
                <wp:positionH relativeFrom="column">
                  <wp:posOffset>-316230</wp:posOffset>
                </wp:positionH>
                <wp:positionV relativeFrom="paragraph">
                  <wp:posOffset>6093587</wp:posOffset>
                </wp:positionV>
                <wp:extent cx="2987040" cy="79311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793115"/>
                        </a:xfrm>
                        <a:prstGeom prst="rect">
                          <a:avLst/>
                        </a:prstGeom>
                        <a:noFill/>
                        <a:ln w="9525">
                          <a:noFill/>
                          <a:miter lim="800000"/>
                          <a:headEnd/>
                          <a:tailEnd/>
                        </a:ln>
                      </wps:spPr>
                      <wps:txbx>
                        <w:txbxContent>
                          <w:p w14:paraId="3AA3B869" w14:textId="77777777" w:rsidR="00364005" w:rsidRPr="00CC1CC3" w:rsidRDefault="00364005" w:rsidP="00DD5CEF">
                            <w:pPr>
                              <w:spacing w:after="0"/>
                              <w:rPr>
                                <w:rFonts w:ascii="Segoe UI Light" w:hAnsi="Segoe UI Light" w:cs="Segoe UI"/>
                                <w:color w:val="009E49"/>
                                <w:sz w:val="32"/>
                                <w:szCs w:val="32"/>
                              </w:rPr>
                            </w:pPr>
                            <w:r w:rsidRPr="00CC1CC3">
                              <w:rPr>
                                <w:rFonts w:ascii="Segoe UI Light" w:hAnsi="Segoe UI Light" w:cs="Segoe UI"/>
                                <w:color w:val="009E49"/>
                                <w:sz w:val="32"/>
                                <w:szCs w:val="32"/>
                              </w:rPr>
                              <w:t>Contact</w:t>
                            </w:r>
                          </w:p>
                          <w:p w14:paraId="1B03B375" w14:textId="614CBEE1" w:rsidR="00364005" w:rsidRDefault="00364005" w:rsidP="00DD5CEF">
                            <w:pPr>
                              <w:spacing w:after="0"/>
                              <w:rPr>
                                <w:rFonts w:ascii="Segoe UI Light" w:hAnsi="Segoe UI Light" w:cs="Segoe UI"/>
                                <w:sz w:val="20"/>
                                <w:szCs w:val="20"/>
                              </w:rPr>
                            </w:pPr>
                            <w:r>
                              <w:rPr>
                                <w:rFonts w:ascii="Segoe UI Light" w:hAnsi="Segoe UI Light" w:cs="Segoe UI"/>
                                <w:sz w:val="20"/>
                                <w:szCs w:val="20"/>
                              </w:rPr>
                              <w:t>Noga Tal</w:t>
                            </w:r>
                          </w:p>
                          <w:p w14:paraId="641ECDD4" w14:textId="29E5B2BB" w:rsidR="00364005" w:rsidRPr="00DD5CEF" w:rsidRDefault="00364005" w:rsidP="00DD5CEF">
                            <w:pPr>
                              <w:spacing w:after="0"/>
                              <w:rPr>
                                <w:rFonts w:ascii="Segoe UI Light" w:hAnsi="Segoe UI Light" w:cs="Segoe UI"/>
                                <w:sz w:val="20"/>
                                <w:szCs w:val="20"/>
                              </w:rPr>
                            </w:pPr>
                            <w:hyperlink r:id="rId11" w:history="1">
                              <w:r w:rsidRPr="00A05AF8">
                                <w:rPr>
                                  <w:rStyle w:val="Hyperlink"/>
                                  <w:rFonts w:ascii="Segoe UI Light" w:hAnsi="Segoe UI Light" w:cs="Segoe UI"/>
                                  <w:sz w:val="20"/>
                                  <w:szCs w:val="20"/>
                                </w:rPr>
                                <w:t>nogat@microsoft.com</w:t>
                              </w:r>
                            </w:hyperlink>
                            <w:r>
                              <w:rPr>
                                <w:rFonts w:ascii="Segoe UI Light" w:hAnsi="Segoe UI Light" w:cs="Segoe UI"/>
                                <w:sz w:val="20"/>
                                <w:szCs w:val="20"/>
                              </w:rPr>
                              <w:t xml:space="preserve"> </w:t>
                            </w:r>
                            <w:r w:rsidRPr="00DD5CEF">
                              <w:rPr>
                                <w:rFonts w:ascii="Segoe UI Light" w:hAnsi="Segoe UI Light" w:cs="Segoe U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0C3CDD" id="_x0000_s1027" type="#_x0000_t202" style="position:absolute;margin-left:-24.9pt;margin-top:479.8pt;width:235.2pt;height:62.4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" filled="f" stroked="f">
                <v:textbox style="mso-fit-shape-to-text:t">
                  <w:txbxContent>
                    <w:p w14:paraId="3AA3B869" w14:textId="77777777" w:rsidR="00364005" w:rsidRPr="00CC1CC3" w:rsidRDefault="00364005" w:rsidP="00DD5CEF">
                      <w:pPr>
                        <w:spacing w:after="0"/>
                        <w:rPr>
                          <w:rFonts w:ascii="Segoe UI Light" w:hAnsi="Segoe UI Light" w:cs="Segoe UI"/>
                          <w:color w:val="009E49"/>
                          <w:sz w:val="32"/>
                          <w:szCs w:val="32"/>
                        </w:rPr>
                      </w:pPr>
                      <w:r w:rsidRPr="00CC1CC3">
                        <w:rPr>
                          <w:rFonts w:ascii="Segoe UI Light" w:hAnsi="Segoe UI Light" w:cs="Segoe UI"/>
                          <w:color w:val="009E49"/>
                          <w:sz w:val="32"/>
                          <w:szCs w:val="32"/>
                        </w:rPr>
                        <w:t>Contact</w:t>
                      </w:r>
                    </w:p>
                    <w:p w14:paraId="1B03B375" w14:textId="614CBEE1" w:rsidR="00364005" w:rsidRDefault="00364005" w:rsidP="00DD5CEF">
                      <w:pPr>
                        <w:spacing w:after="0"/>
                        <w:rPr>
                          <w:rFonts w:ascii="Segoe UI Light" w:hAnsi="Segoe UI Light" w:cs="Segoe UI"/>
                          <w:sz w:val="20"/>
                          <w:szCs w:val="20"/>
                        </w:rPr>
                      </w:pPr>
                      <w:r>
                        <w:rPr>
                          <w:rFonts w:ascii="Segoe UI Light" w:hAnsi="Segoe UI Light" w:cs="Segoe UI"/>
                          <w:sz w:val="20"/>
                          <w:szCs w:val="20"/>
                        </w:rPr>
                        <w:t>Noga Tal</w:t>
                      </w:r>
                    </w:p>
                    <w:p w14:paraId="641ECDD4" w14:textId="29E5B2BB" w:rsidR="00364005" w:rsidRPr="00DD5CEF" w:rsidRDefault="00364005" w:rsidP="00DD5CEF">
                      <w:pPr>
                        <w:spacing w:after="0"/>
                        <w:rPr>
                          <w:rFonts w:ascii="Segoe UI Light" w:hAnsi="Segoe UI Light" w:cs="Segoe UI"/>
                          <w:sz w:val="20"/>
                          <w:szCs w:val="20"/>
                        </w:rPr>
                      </w:pPr>
                      <w:hyperlink r:id="rId12" w:history="1">
                        <w:r w:rsidRPr="00A05AF8">
                          <w:rPr>
                            <w:rStyle w:val="Hyperlink"/>
                            <w:rFonts w:ascii="Segoe UI Light" w:hAnsi="Segoe UI Light" w:cs="Segoe UI"/>
                            <w:sz w:val="20"/>
                            <w:szCs w:val="20"/>
                          </w:rPr>
                          <w:t>nogat@microsoft.com</w:t>
                        </w:r>
                      </w:hyperlink>
                      <w:r>
                        <w:rPr>
                          <w:rFonts w:ascii="Segoe UI Light" w:hAnsi="Segoe UI Light" w:cs="Segoe UI"/>
                          <w:sz w:val="20"/>
                          <w:szCs w:val="20"/>
                        </w:rPr>
                        <w:t xml:space="preserve"> </w:t>
                      </w:r>
                      <w:r w:rsidRPr="00DD5CEF">
                        <w:rPr>
                          <w:rFonts w:ascii="Segoe UI Light" w:hAnsi="Segoe UI Light" w:cs="Segoe UI"/>
                          <w:sz w:val="20"/>
                          <w:szCs w:val="20"/>
                        </w:rPr>
                        <w:t xml:space="preserve"> </w:t>
                      </w:r>
                    </w:p>
                  </w:txbxContent>
                </v:textbox>
              </v:shape>
            </w:pict>
          </mc:Fallback>
        </mc:AlternateContent>
      </w:r>
      <w:r w:rsidR="001B5294">
        <w:rPr>
          <w:rFonts w:ascii="Segoe UI" w:hAnsi="Segoe UI"/>
          <w:b/>
          <w:color w:val="000080"/>
          <w:sz w:val="24"/>
          <w:szCs w:val="24"/>
        </w:rPr>
        <w:br w:type="page"/>
      </w:r>
      <w:r w:rsidR="007F685E">
        <w:lastRenderedPageBreak/>
        <w:t xml:space="preserve">Abstract </w:t>
      </w:r>
      <w:r w:rsidR="007F685E" w:rsidRPr="007F685E">
        <w:rPr>
          <w:sz w:val="24"/>
        </w:rPr>
        <w:t>(</w:t>
      </w:r>
      <w:r w:rsidR="00453FD1">
        <w:rPr>
          <w:sz w:val="24"/>
        </w:rPr>
        <w:t>March 2016</w:t>
      </w:r>
      <w:r w:rsidR="007F685E" w:rsidRPr="007F685E">
        <w:rPr>
          <w:sz w:val="24"/>
        </w:rPr>
        <w:t>)</w:t>
      </w:r>
    </w:p>
    <w:p w14:paraId="1F56C7BC" w14:textId="45DC0E95" w:rsidR="006E54A4" w:rsidRPr="004A78DD" w:rsidRDefault="00795256" w:rsidP="006E54A4">
      <w:pPr>
        <w:pStyle w:val="MSBizSparkBodyCopy"/>
      </w:pPr>
      <w:r w:rsidRPr="00795256">
        <w:t>This sample covers a typical flow to perform heavy computational tasks (for example video or audio encoding, hash calculation, data encryption, etc.) and demonstrate how to make this process scalable and cost effective using Docker containers.</w:t>
      </w:r>
    </w:p>
    <w:sdt>
      <w:sdtPr>
        <w:rPr>
          <w:rFonts w:asciiTheme="minorHAnsi" w:eastAsiaTheme="minorHAnsi" w:hAnsiTheme="minorHAnsi" w:cstheme="minorBidi"/>
          <w:color w:val="auto"/>
          <w:sz w:val="22"/>
          <w:szCs w:val="22"/>
        </w:rPr>
        <w:id w:val="-747343074"/>
        <w:docPartObj>
          <w:docPartGallery w:val="Table of Contents"/>
          <w:docPartUnique/>
        </w:docPartObj>
      </w:sdtPr>
      <w:sdtEndPr>
        <w:rPr>
          <w:rFonts w:ascii="Segoe UI" w:hAnsi="Segoe UI" w:cs="Segoe UI"/>
          <w:b/>
          <w:bCs/>
          <w:noProof/>
          <w:sz w:val="20"/>
        </w:rPr>
      </w:sdtEndPr>
      <w:sdtContent>
        <w:p w14:paraId="5CBAC647" w14:textId="77777777" w:rsidR="00795256" w:rsidRPr="00795256" w:rsidRDefault="00795256" w:rsidP="00795256">
          <w:pPr>
            <w:pStyle w:val="TOCHeading"/>
            <w:rPr>
              <w:rFonts w:ascii="Segoe UI Light" w:eastAsia="Times New Roman" w:hAnsi="Segoe UI Light" w:cs="Segoe UI"/>
              <w:bCs/>
              <w:color w:val="009E49"/>
              <w:sz w:val="28"/>
              <w:szCs w:val="36"/>
            </w:rPr>
          </w:pPr>
          <w:r w:rsidRPr="00795256">
            <w:rPr>
              <w:rFonts w:ascii="Segoe UI Light" w:eastAsia="Times New Roman" w:hAnsi="Segoe UI Light" w:cs="Segoe UI"/>
              <w:bCs/>
              <w:color w:val="009E49"/>
              <w:sz w:val="28"/>
              <w:szCs w:val="36"/>
            </w:rPr>
            <w:t>Table of Contents</w:t>
          </w:r>
        </w:p>
        <w:commentRangeStart w:id="0"/>
        <w:p w14:paraId="04556EDC" w14:textId="77777777" w:rsidR="00795256" w:rsidRPr="00795256" w:rsidRDefault="00795256" w:rsidP="00795256">
          <w:pPr>
            <w:pStyle w:val="TOC1"/>
            <w:tabs>
              <w:tab w:val="right" w:leader="dot" w:pos="9019"/>
            </w:tabs>
            <w:rPr>
              <w:rFonts w:ascii="Segoe UI" w:eastAsiaTheme="minorEastAsia" w:hAnsi="Segoe UI" w:cs="Segoe UI"/>
              <w:noProof/>
              <w:sz w:val="20"/>
            </w:rPr>
          </w:pPr>
          <w:r w:rsidRPr="00795256">
            <w:rPr>
              <w:rFonts w:ascii="Segoe UI" w:hAnsi="Segoe UI" w:cs="Segoe UI"/>
              <w:sz w:val="20"/>
            </w:rPr>
            <w:fldChar w:fldCharType="begin"/>
          </w:r>
          <w:r w:rsidRPr="00795256">
            <w:rPr>
              <w:rFonts w:ascii="Segoe UI" w:hAnsi="Segoe UI" w:cs="Segoe UI"/>
              <w:sz w:val="20"/>
            </w:rPr>
            <w:instrText xml:space="preserve"> TOC \o "1-3" \h \z \u </w:instrText>
          </w:r>
          <w:r w:rsidRPr="00795256">
            <w:rPr>
              <w:rFonts w:ascii="Segoe UI" w:hAnsi="Segoe UI" w:cs="Segoe UI"/>
              <w:sz w:val="20"/>
            </w:rPr>
            <w:fldChar w:fldCharType="separate"/>
          </w:r>
          <w:hyperlink w:anchor="_Toc444650454" w:history="1">
            <w:r w:rsidRPr="00795256">
              <w:rPr>
                <w:rStyle w:val="Hyperlink"/>
                <w:rFonts w:ascii="Segoe UI" w:hAnsi="Segoe UI" w:cs="Segoe UI"/>
                <w:noProof/>
                <w:sz w:val="20"/>
              </w:rPr>
              <w:t>Introduction</w:t>
            </w:r>
            <w:r w:rsidRPr="00795256">
              <w:rPr>
                <w:rFonts w:ascii="Segoe UI" w:hAnsi="Segoe UI" w:cs="Segoe UI"/>
                <w:noProof/>
                <w:webHidden/>
                <w:sz w:val="20"/>
              </w:rPr>
              <w:tab/>
            </w:r>
            <w:r w:rsidRPr="00795256">
              <w:rPr>
                <w:rFonts w:ascii="Segoe UI" w:hAnsi="Segoe UI" w:cs="Segoe UI"/>
                <w:noProof/>
                <w:webHidden/>
                <w:sz w:val="20"/>
              </w:rPr>
              <w:fldChar w:fldCharType="begin"/>
            </w:r>
            <w:r w:rsidRPr="00795256">
              <w:rPr>
                <w:rFonts w:ascii="Segoe UI" w:hAnsi="Segoe UI" w:cs="Segoe UI"/>
                <w:noProof/>
                <w:webHidden/>
                <w:sz w:val="20"/>
              </w:rPr>
              <w:instrText xml:space="preserve"> PAGEREF _Toc444650454 \h </w:instrText>
            </w:r>
            <w:r w:rsidRPr="00795256">
              <w:rPr>
                <w:rFonts w:ascii="Segoe UI" w:hAnsi="Segoe UI" w:cs="Segoe UI"/>
                <w:noProof/>
                <w:webHidden/>
                <w:sz w:val="20"/>
              </w:rPr>
            </w:r>
            <w:r w:rsidRPr="00795256">
              <w:rPr>
                <w:rFonts w:ascii="Segoe UI" w:hAnsi="Segoe UI" w:cs="Segoe UI"/>
                <w:noProof/>
                <w:webHidden/>
                <w:sz w:val="20"/>
              </w:rPr>
              <w:fldChar w:fldCharType="separate"/>
            </w:r>
            <w:r w:rsidRPr="00795256">
              <w:rPr>
                <w:rFonts w:ascii="Segoe UI" w:hAnsi="Segoe UI" w:cs="Segoe UI"/>
                <w:noProof/>
                <w:webHidden/>
                <w:sz w:val="20"/>
              </w:rPr>
              <w:t>1</w:t>
            </w:r>
            <w:r w:rsidRPr="00795256">
              <w:rPr>
                <w:rFonts w:ascii="Segoe UI" w:hAnsi="Segoe UI" w:cs="Segoe UI"/>
                <w:noProof/>
                <w:webHidden/>
                <w:sz w:val="20"/>
              </w:rPr>
              <w:fldChar w:fldCharType="end"/>
            </w:r>
          </w:hyperlink>
        </w:p>
        <w:p w14:paraId="5C8A91F6" w14:textId="77777777" w:rsidR="00795256" w:rsidRPr="00795256" w:rsidRDefault="00364005" w:rsidP="00795256">
          <w:pPr>
            <w:pStyle w:val="TOC1"/>
            <w:tabs>
              <w:tab w:val="right" w:leader="dot" w:pos="9019"/>
            </w:tabs>
            <w:rPr>
              <w:rFonts w:ascii="Segoe UI" w:eastAsiaTheme="minorEastAsia" w:hAnsi="Segoe UI" w:cs="Segoe UI"/>
              <w:noProof/>
              <w:sz w:val="20"/>
            </w:rPr>
          </w:pPr>
          <w:hyperlink w:anchor="_Toc444650455" w:history="1">
            <w:r w:rsidR="00795256" w:rsidRPr="00795256">
              <w:rPr>
                <w:rStyle w:val="Hyperlink"/>
                <w:rFonts w:ascii="Segoe UI" w:hAnsi="Segoe UI" w:cs="Segoe UI"/>
                <w:noProof/>
                <w:sz w:val="20"/>
              </w:rPr>
              <w:t>Creating an environment</w:t>
            </w:r>
            <w:r w:rsidR="00795256" w:rsidRPr="00795256">
              <w:rPr>
                <w:rFonts w:ascii="Segoe UI" w:hAnsi="Segoe UI" w:cs="Segoe UI"/>
                <w:noProof/>
                <w:webHidden/>
                <w:sz w:val="20"/>
              </w:rPr>
              <w:tab/>
            </w:r>
            <w:r w:rsidR="00795256" w:rsidRPr="00795256">
              <w:rPr>
                <w:rFonts w:ascii="Segoe UI" w:hAnsi="Segoe UI" w:cs="Segoe UI"/>
                <w:noProof/>
                <w:webHidden/>
                <w:sz w:val="20"/>
              </w:rPr>
              <w:fldChar w:fldCharType="begin"/>
            </w:r>
            <w:r w:rsidR="00795256" w:rsidRPr="00795256">
              <w:rPr>
                <w:rFonts w:ascii="Segoe UI" w:hAnsi="Segoe UI" w:cs="Segoe UI"/>
                <w:noProof/>
                <w:webHidden/>
                <w:sz w:val="20"/>
              </w:rPr>
              <w:instrText xml:space="preserve"> PAGEREF _Toc444650455 \h </w:instrText>
            </w:r>
            <w:r w:rsidR="00795256" w:rsidRPr="00795256">
              <w:rPr>
                <w:rFonts w:ascii="Segoe UI" w:hAnsi="Segoe UI" w:cs="Segoe UI"/>
                <w:noProof/>
                <w:webHidden/>
                <w:sz w:val="20"/>
              </w:rPr>
            </w:r>
            <w:r w:rsidR="00795256" w:rsidRPr="00795256">
              <w:rPr>
                <w:rFonts w:ascii="Segoe UI" w:hAnsi="Segoe UI" w:cs="Segoe UI"/>
                <w:noProof/>
                <w:webHidden/>
                <w:sz w:val="20"/>
              </w:rPr>
              <w:fldChar w:fldCharType="separate"/>
            </w:r>
            <w:r w:rsidR="00795256" w:rsidRPr="00795256">
              <w:rPr>
                <w:rFonts w:ascii="Segoe UI" w:hAnsi="Segoe UI" w:cs="Segoe UI"/>
                <w:noProof/>
                <w:webHidden/>
                <w:sz w:val="20"/>
              </w:rPr>
              <w:t>3</w:t>
            </w:r>
            <w:r w:rsidR="00795256" w:rsidRPr="00795256">
              <w:rPr>
                <w:rFonts w:ascii="Segoe UI" w:hAnsi="Segoe UI" w:cs="Segoe UI"/>
                <w:noProof/>
                <w:webHidden/>
                <w:sz w:val="20"/>
              </w:rPr>
              <w:fldChar w:fldCharType="end"/>
            </w:r>
          </w:hyperlink>
        </w:p>
        <w:p w14:paraId="4B0E725E" w14:textId="77777777" w:rsidR="00795256" w:rsidRPr="00795256" w:rsidRDefault="00364005" w:rsidP="00795256">
          <w:pPr>
            <w:pStyle w:val="TOC2"/>
            <w:tabs>
              <w:tab w:val="right" w:leader="dot" w:pos="9019"/>
            </w:tabs>
            <w:rPr>
              <w:rFonts w:ascii="Segoe UI" w:eastAsiaTheme="minorEastAsia" w:hAnsi="Segoe UI" w:cs="Segoe UI"/>
              <w:noProof/>
              <w:sz w:val="20"/>
            </w:rPr>
          </w:pPr>
          <w:hyperlink w:anchor="_Toc444650456" w:history="1">
            <w:r w:rsidR="00795256" w:rsidRPr="00795256">
              <w:rPr>
                <w:rStyle w:val="Hyperlink"/>
                <w:rFonts w:ascii="Segoe UI" w:hAnsi="Segoe UI" w:cs="Segoe UI"/>
                <w:noProof/>
                <w:sz w:val="20"/>
              </w:rPr>
              <w:t>Generate certificates</w:t>
            </w:r>
            <w:r w:rsidR="00795256" w:rsidRPr="00795256">
              <w:rPr>
                <w:rFonts w:ascii="Segoe UI" w:hAnsi="Segoe UI" w:cs="Segoe UI"/>
                <w:noProof/>
                <w:webHidden/>
                <w:sz w:val="20"/>
              </w:rPr>
              <w:tab/>
            </w:r>
            <w:r w:rsidR="00795256" w:rsidRPr="00795256">
              <w:rPr>
                <w:rFonts w:ascii="Segoe UI" w:hAnsi="Segoe UI" w:cs="Segoe UI"/>
                <w:noProof/>
                <w:webHidden/>
                <w:sz w:val="20"/>
              </w:rPr>
              <w:fldChar w:fldCharType="begin"/>
            </w:r>
            <w:r w:rsidR="00795256" w:rsidRPr="00795256">
              <w:rPr>
                <w:rFonts w:ascii="Segoe UI" w:hAnsi="Segoe UI" w:cs="Segoe UI"/>
                <w:noProof/>
                <w:webHidden/>
                <w:sz w:val="20"/>
              </w:rPr>
              <w:instrText xml:space="preserve"> PAGEREF _Toc444650456 \h </w:instrText>
            </w:r>
            <w:r w:rsidR="00795256" w:rsidRPr="00795256">
              <w:rPr>
                <w:rFonts w:ascii="Segoe UI" w:hAnsi="Segoe UI" w:cs="Segoe UI"/>
                <w:noProof/>
                <w:webHidden/>
                <w:sz w:val="20"/>
              </w:rPr>
            </w:r>
            <w:r w:rsidR="00795256" w:rsidRPr="00795256">
              <w:rPr>
                <w:rFonts w:ascii="Segoe UI" w:hAnsi="Segoe UI" w:cs="Segoe UI"/>
                <w:noProof/>
                <w:webHidden/>
                <w:sz w:val="20"/>
              </w:rPr>
              <w:fldChar w:fldCharType="separate"/>
            </w:r>
            <w:r w:rsidR="00795256" w:rsidRPr="00795256">
              <w:rPr>
                <w:rFonts w:ascii="Segoe UI" w:hAnsi="Segoe UI" w:cs="Segoe UI"/>
                <w:noProof/>
                <w:webHidden/>
                <w:sz w:val="20"/>
              </w:rPr>
              <w:t>3</w:t>
            </w:r>
            <w:r w:rsidR="00795256" w:rsidRPr="00795256">
              <w:rPr>
                <w:rFonts w:ascii="Segoe UI" w:hAnsi="Segoe UI" w:cs="Segoe UI"/>
                <w:noProof/>
                <w:webHidden/>
                <w:sz w:val="20"/>
              </w:rPr>
              <w:fldChar w:fldCharType="end"/>
            </w:r>
          </w:hyperlink>
        </w:p>
        <w:p w14:paraId="04465E7D" w14:textId="0F4EF2A4" w:rsidR="00795256" w:rsidRPr="00795256" w:rsidRDefault="00364005" w:rsidP="00795256">
          <w:pPr>
            <w:pStyle w:val="TOC2"/>
            <w:tabs>
              <w:tab w:val="right" w:leader="dot" w:pos="9019"/>
            </w:tabs>
            <w:rPr>
              <w:rFonts w:ascii="Segoe UI" w:eastAsiaTheme="minorEastAsia" w:hAnsi="Segoe UI" w:cs="Segoe UI"/>
              <w:noProof/>
              <w:sz w:val="20"/>
            </w:rPr>
          </w:pPr>
          <w:hyperlink w:anchor="_Toc444650457" w:history="1">
            <w:r w:rsidR="00795256" w:rsidRPr="00795256">
              <w:rPr>
                <w:rStyle w:val="Hyperlink"/>
                <w:rFonts w:ascii="Segoe UI" w:hAnsi="Segoe UI" w:cs="Segoe UI"/>
                <w:noProof/>
                <w:sz w:val="20"/>
              </w:rPr>
              <w:t>Deploy an Azure Container Service cluster</w:t>
            </w:r>
            <w:r w:rsidR="00795256" w:rsidRPr="00795256">
              <w:rPr>
                <w:rFonts w:ascii="Segoe UI" w:hAnsi="Segoe UI" w:cs="Segoe UI"/>
                <w:noProof/>
                <w:webHidden/>
                <w:sz w:val="20"/>
              </w:rPr>
              <w:tab/>
            </w:r>
            <w:r w:rsidR="001225F6">
              <w:rPr>
                <w:rFonts w:ascii="Segoe UI" w:hAnsi="Segoe UI" w:cs="Segoe UI"/>
                <w:noProof/>
                <w:webHidden/>
                <w:sz w:val="20"/>
                <w:lang w:val="en-US"/>
              </w:rPr>
              <w:t>4</w:t>
            </w:r>
          </w:hyperlink>
        </w:p>
        <w:p w14:paraId="1AA388D3" w14:textId="77777777" w:rsidR="00795256" w:rsidRPr="00795256" w:rsidRDefault="00364005" w:rsidP="00795256">
          <w:pPr>
            <w:pStyle w:val="TOC2"/>
            <w:tabs>
              <w:tab w:val="right" w:leader="dot" w:pos="9019"/>
            </w:tabs>
            <w:rPr>
              <w:rFonts w:ascii="Segoe UI" w:eastAsiaTheme="minorEastAsia" w:hAnsi="Segoe UI" w:cs="Segoe UI"/>
              <w:noProof/>
              <w:sz w:val="20"/>
            </w:rPr>
          </w:pPr>
          <w:hyperlink w:anchor="_Toc444650458" w:history="1">
            <w:r w:rsidR="00795256" w:rsidRPr="00795256">
              <w:rPr>
                <w:rStyle w:val="Hyperlink"/>
                <w:rFonts w:ascii="Segoe UI" w:hAnsi="Segoe UI" w:cs="Segoe UI"/>
                <w:noProof/>
                <w:sz w:val="20"/>
              </w:rPr>
              <w:t>Setup a target storage container</w:t>
            </w:r>
            <w:r w:rsidR="00795256" w:rsidRPr="00795256">
              <w:rPr>
                <w:rFonts w:ascii="Segoe UI" w:hAnsi="Segoe UI" w:cs="Segoe UI"/>
                <w:noProof/>
                <w:webHidden/>
                <w:sz w:val="20"/>
              </w:rPr>
              <w:tab/>
            </w:r>
            <w:r w:rsidR="00795256" w:rsidRPr="00795256">
              <w:rPr>
                <w:rFonts w:ascii="Segoe UI" w:hAnsi="Segoe UI" w:cs="Segoe UI"/>
                <w:noProof/>
                <w:webHidden/>
                <w:sz w:val="20"/>
              </w:rPr>
              <w:fldChar w:fldCharType="begin"/>
            </w:r>
            <w:r w:rsidR="00795256" w:rsidRPr="00795256">
              <w:rPr>
                <w:rFonts w:ascii="Segoe UI" w:hAnsi="Segoe UI" w:cs="Segoe UI"/>
                <w:noProof/>
                <w:webHidden/>
                <w:sz w:val="20"/>
              </w:rPr>
              <w:instrText xml:space="preserve"> PAGEREF _Toc444650458 \h </w:instrText>
            </w:r>
            <w:r w:rsidR="00795256" w:rsidRPr="00795256">
              <w:rPr>
                <w:rFonts w:ascii="Segoe UI" w:hAnsi="Segoe UI" w:cs="Segoe UI"/>
                <w:noProof/>
                <w:webHidden/>
                <w:sz w:val="20"/>
              </w:rPr>
            </w:r>
            <w:r w:rsidR="00795256" w:rsidRPr="00795256">
              <w:rPr>
                <w:rFonts w:ascii="Segoe UI" w:hAnsi="Segoe UI" w:cs="Segoe UI"/>
                <w:noProof/>
                <w:webHidden/>
                <w:sz w:val="20"/>
              </w:rPr>
              <w:fldChar w:fldCharType="separate"/>
            </w:r>
            <w:r w:rsidR="00795256" w:rsidRPr="00795256">
              <w:rPr>
                <w:rFonts w:ascii="Segoe UI" w:hAnsi="Segoe UI" w:cs="Segoe UI"/>
                <w:noProof/>
                <w:webHidden/>
                <w:sz w:val="20"/>
              </w:rPr>
              <w:t>5</w:t>
            </w:r>
            <w:r w:rsidR="00795256" w:rsidRPr="00795256">
              <w:rPr>
                <w:rFonts w:ascii="Segoe UI" w:hAnsi="Segoe UI" w:cs="Segoe UI"/>
                <w:noProof/>
                <w:webHidden/>
                <w:sz w:val="20"/>
              </w:rPr>
              <w:fldChar w:fldCharType="end"/>
            </w:r>
          </w:hyperlink>
        </w:p>
        <w:p w14:paraId="0EC4CEF6" w14:textId="23655E84" w:rsidR="00795256" w:rsidRPr="00795256" w:rsidRDefault="00364005" w:rsidP="00795256">
          <w:pPr>
            <w:pStyle w:val="TOC2"/>
            <w:tabs>
              <w:tab w:val="right" w:leader="dot" w:pos="9019"/>
            </w:tabs>
            <w:rPr>
              <w:rFonts w:ascii="Segoe UI" w:eastAsiaTheme="minorEastAsia" w:hAnsi="Segoe UI" w:cs="Segoe UI"/>
              <w:noProof/>
              <w:sz w:val="20"/>
            </w:rPr>
          </w:pPr>
          <w:hyperlink w:anchor="_Toc444650459" w:history="1">
            <w:r w:rsidR="00795256" w:rsidRPr="00795256">
              <w:rPr>
                <w:rStyle w:val="Hyperlink"/>
                <w:rFonts w:ascii="Segoe UI" w:hAnsi="Segoe UI" w:cs="Segoe UI"/>
                <w:noProof/>
                <w:sz w:val="20"/>
              </w:rPr>
              <w:t>Enable Azure Container Service cluster auto scale</w:t>
            </w:r>
            <w:r w:rsidR="00795256" w:rsidRPr="00795256">
              <w:rPr>
                <w:rFonts w:ascii="Segoe UI" w:hAnsi="Segoe UI" w:cs="Segoe UI"/>
                <w:noProof/>
                <w:webHidden/>
                <w:sz w:val="20"/>
              </w:rPr>
              <w:tab/>
            </w:r>
            <w:r w:rsidR="001225F6">
              <w:rPr>
                <w:rFonts w:ascii="Segoe UI" w:hAnsi="Segoe UI" w:cs="Segoe UI"/>
                <w:noProof/>
                <w:webHidden/>
                <w:sz w:val="20"/>
                <w:lang w:val="en-US"/>
              </w:rPr>
              <w:t>7</w:t>
            </w:r>
          </w:hyperlink>
        </w:p>
        <w:p w14:paraId="2F4471B5" w14:textId="5F339071" w:rsidR="00795256" w:rsidRPr="00795256" w:rsidRDefault="00364005" w:rsidP="00795256">
          <w:pPr>
            <w:pStyle w:val="TOC2"/>
            <w:tabs>
              <w:tab w:val="right" w:leader="dot" w:pos="9019"/>
            </w:tabs>
            <w:rPr>
              <w:rFonts w:ascii="Segoe UI" w:eastAsiaTheme="minorEastAsia" w:hAnsi="Segoe UI" w:cs="Segoe UI"/>
              <w:noProof/>
              <w:sz w:val="20"/>
            </w:rPr>
          </w:pPr>
          <w:hyperlink w:anchor="_Toc444650460" w:history="1">
            <w:r w:rsidR="00795256" w:rsidRPr="00795256">
              <w:rPr>
                <w:rStyle w:val="Hyperlink"/>
                <w:rFonts w:ascii="Segoe UI" w:hAnsi="Segoe UI" w:cs="Segoe UI"/>
                <w:noProof/>
                <w:sz w:val="20"/>
              </w:rPr>
              <w:t>Connect to cluster master VM</w:t>
            </w:r>
            <w:r w:rsidR="00795256" w:rsidRPr="00795256">
              <w:rPr>
                <w:rFonts w:ascii="Segoe UI" w:hAnsi="Segoe UI" w:cs="Segoe UI"/>
                <w:noProof/>
                <w:webHidden/>
                <w:sz w:val="20"/>
              </w:rPr>
              <w:tab/>
            </w:r>
            <w:r w:rsidR="00795256" w:rsidRPr="00795256">
              <w:rPr>
                <w:rFonts w:ascii="Segoe UI" w:hAnsi="Segoe UI" w:cs="Segoe UI"/>
                <w:noProof/>
                <w:webHidden/>
                <w:sz w:val="20"/>
              </w:rPr>
              <w:fldChar w:fldCharType="begin"/>
            </w:r>
            <w:r w:rsidR="00795256" w:rsidRPr="00795256">
              <w:rPr>
                <w:rFonts w:ascii="Segoe UI" w:hAnsi="Segoe UI" w:cs="Segoe UI"/>
                <w:noProof/>
                <w:webHidden/>
                <w:sz w:val="20"/>
              </w:rPr>
              <w:instrText xml:space="preserve"> PAGEREF _Toc444650460 \h </w:instrText>
            </w:r>
            <w:r w:rsidR="00795256" w:rsidRPr="00795256">
              <w:rPr>
                <w:rFonts w:ascii="Segoe UI" w:hAnsi="Segoe UI" w:cs="Segoe UI"/>
                <w:noProof/>
                <w:webHidden/>
                <w:sz w:val="20"/>
              </w:rPr>
            </w:r>
            <w:r w:rsidR="00795256" w:rsidRPr="00795256">
              <w:rPr>
                <w:rFonts w:ascii="Segoe UI" w:hAnsi="Segoe UI" w:cs="Segoe UI"/>
                <w:noProof/>
                <w:webHidden/>
                <w:sz w:val="20"/>
              </w:rPr>
              <w:fldChar w:fldCharType="separate"/>
            </w:r>
            <w:r w:rsidR="00795256" w:rsidRPr="00795256">
              <w:rPr>
                <w:rFonts w:ascii="Segoe UI" w:hAnsi="Segoe UI" w:cs="Segoe UI"/>
                <w:noProof/>
                <w:webHidden/>
                <w:sz w:val="20"/>
              </w:rPr>
              <w:t>1</w:t>
            </w:r>
            <w:r w:rsidR="001225F6">
              <w:rPr>
                <w:rFonts w:ascii="Segoe UI" w:hAnsi="Segoe UI" w:cs="Segoe UI"/>
                <w:noProof/>
                <w:webHidden/>
                <w:sz w:val="20"/>
                <w:lang w:val="en-US"/>
              </w:rPr>
              <w:t>4</w:t>
            </w:r>
            <w:r w:rsidR="00795256" w:rsidRPr="00795256">
              <w:rPr>
                <w:rFonts w:ascii="Segoe UI" w:hAnsi="Segoe UI" w:cs="Segoe UI"/>
                <w:noProof/>
                <w:webHidden/>
                <w:sz w:val="20"/>
              </w:rPr>
              <w:fldChar w:fldCharType="end"/>
            </w:r>
          </w:hyperlink>
        </w:p>
        <w:p w14:paraId="6FCB0B63" w14:textId="170A4706" w:rsidR="00795256" w:rsidRPr="00795256" w:rsidRDefault="00364005" w:rsidP="00795256">
          <w:pPr>
            <w:pStyle w:val="TOC2"/>
            <w:tabs>
              <w:tab w:val="right" w:leader="dot" w:pos="9019"/>
            </w:tabs>
            <w:rPr>
              <w:rFonts w:ascii="Segoe UI" w:eastAsiaTheme="minorEastAsia" w:hAnsi="Segoe UI" w:cs="Segoe UI"/>
              <w:noProof/>
              <w:sz w:val="20"/>
            </w:rPr>
          </w:pPr>
          <w:hyperlink w:anchor="_Toc444650461" w:history="1">
            <w:r w:rsidR="00795256" w:rsidRPr="00795256">
              <w:rPr>
                <w:rStyle w:val="Hyperlink"/>
                <w:rFonts w:ascii="Segoe UI" w:hAnsi="Segoe UI" w:cs="Segoe UI"/>
                <w:noProof/>
                <w:sz w:val="20"/>
              </w:rPr>
              <w:t>Create a new docker image</w:t>
            </w:r>
            <w:r w:rsidR="00795256" w:rsidRPr="00795256">
              <w:rPr>
                <w:rFonts w:ascii="Segoe UI" w:hAnsi="Segoe UI" w:cs="Segoe UI"/>
                <w:noProof/>
                <w:webHidden/>
                <w:sz w:val="20"/>
              </w:rPr>
              <w:tab/>
            </w:r>
            <w:r w:rsidR="001225F6">
              <w:rPr>
                <w:rFonts w:ascii="Segoe UI" w:hAnsi="Segoe UI" w:cs="Segoe UI"/>
                <w:noProof/>
                <w:webHidden/>
                <w:sz w:val="20"/>
                <w:lang w:val="en-US"/>
              </w:rPr>
              <w:t>14</w:t>
            </w:r>
          </w:hyperlink>
        </w:p>
        <w:p w14:paraId="5B80BE9D" w14:textId="52DDA0E1" w:rsidR="00795256" w:rsidRPr="00795256" w:rsidRDefault="00364005" w:rsidP="00795256">
          <w:pPr>
            <w:pStyle w:val="TOC2"/>
            <w:tabs>
              <w:tab w:val="right" w:leader="dot" w:pos="9019"/>
            </w:tabs>
            <w:rPr>
              <w:rFonts w:ascii="Segoe UI" w:eastAsiaTheme="minorEastAsia" w:hAnsi="Segoe UI" w:cs="Segoe UI"/>
              <w:noProof/>
              <w:sz w:val="20"/>
            </w:rPr>
          </w:pPr>
          <w:hyperlink w:anchor="_Toc444650462" w:history="1">
            <w:r w:rsidR="00795256" w:rsidRPr="00795256">
              <w:rPr>
                <w:rStyle w:val="Hyperlink"/>
                <w:rFonts w:ascii="Segoe UI" w:hAnsi="Segoe UI" w:cs="Segoe UI"/>
                <w:noProof/>
                <w:sz w:val="20"/>
              </w:rPr>
              <w:t>Push docker image</w:t>
            </w:r>
            <w:r w:rsidR="00795256" w:rsidRPr="00795256">
              <w:rPr>
                <w:rFonts w:ascii="Segoe UI" w:hAnsi="Segoe UI" w:cs="Segoe UI"/>
                <w:noProof/>
                <w:webHidden/>
                <w:sz w:val="20"/>
              </w:rPr>
              <w:tab/>
            </w:r>
            <w:r w:rsidR="001225F6">
              <w:rPr>
                <w:rFonts w:ascii="Segoe UI" w:hAnsi="Segoe UI" w:cs="Segoe UI"/>
                <w:noProof/>
                <w:webHidden/>
                <w:sz w:val="20"/>
                <w:lang w:val="en-US"/>
              </w:rPr>
              <w:t>17</w:t>
            </w:r>
          </w:hyperlink>
        </w:p>
        <w:p w14:paraId="751D6B5E" w14:textId="1F824F7A" w:rsidR="00795256" w:rsidRPr="00795256" w:rsidRDefault="00364005" w:rsidP="00795256">
          <w:pPr>
            <w:pStyle w:val="TOC2"/>
            <w:tabs>
              <w:tab w:val="right" w:leader="dot" w:pos="9019"/>
            </w:tabs>
            <w:rPr>
              <w:rFonts w:ascii="Segoe UI" w:eastAsiaTheme="minorEastAsia" w:hAnsi="Segoe UI" w:cs="Segoe UI"/>
              <w:noProof/>
              <w:sz w:val="20"/>
            </w:rPr>
          </w:pPr>
          <w:hyperlink w:anchor="_Toc444650463" w:history="1">
            <w:r w:rsidR="00795256" w:rsidRPr="00795256">
              <w:rPr>
                <w:rStyle w:val="Hyperlink"/>
                <w:rFonts w:ascii="Segoe UI" w:hAnsi="Segoe UI" w:cs="Segoe UI"/>
                <w:noProof/>
                <w:sz w:val="20"/>
              </w:rPr>
              <w:t>Test run of docker image</w:t>
            </w:r>
            <w:r w:rsidR="00795256" w:rsidRPr="00795256">
              <w:rPr>
                <w:rFonts w:ascii="Segoe UI" w:hAnsi="Segoe UI" w:cs="Segoe UI"/>
                <w:noProof/>
                <w:webHidden/>
                <w:sz w:val="20"/>
              </w:rPr>
              <w:tab/>
            </w:r>
            <w:r w:rsidR="001225F6">
              <w:rPr>
                <w:rFonts w:ascii="Segoe UI" w:hAnsi="Segoe UI" w:cs="Segoe UI"/>
                <w:noProof/>
                <w:webHidden/>
                <w:sz w:val="20"/>
                <w:lang w:val="en-US"/>
              </w:rPr>
              <w:t>17</w:t>
            </w:r>
          </w:hyperlink>
        </w:p>
        <w:p w14:paraId="04ACE94B" w14:textId="636B1B0A" w:rsidR="00795256" w:rsidRPr="00795256" w:rsidRDefault="00364005" w:rsidP="00795256">
          <w:pPr>
            <w:pStyle w:val="TOC2"/>
            <w:tabs>
              <w:tab w:val="right" w:leader="dot" w:pos="9019"/>
            </w:tabs>
            <w:rPr>
              <w:rFonts w:ascii="Segoe UI" w:eastAsiaTheme="minorEastAsia" w:hAnsi="Segoe UI" w:cs="Segoe UI"/>
              <w:noProof/>
              <w:sz w:val="20"/>
            </w:rPr>
          </w:pPr>
          <w:hyperlink w:anchor="_Toc444650464" w:history="1">
            <w:r w:rsidR="00795256" w:rsidRPr="00795256">
              <w:rPr>
                <w:rStyle w:val="Hyperlink"/>
                <w:rFonts w:ascii="Segoe UI" w:hAnsi="Segoe UI" w:cs="Segoe UI"/>
                <w:noProof/>
                <w:sz w:val="20"/>
              </w:rPr>
              <w:t>Configure Node.JS site</w:t>
            </w:r>
            <w:r w:rsidR="00795256" w:rsidRPr="00795256">
              <w:rPr>
                <w:rFonts w:ascii="Segoe UI" w:hAnsi="Segoe UI" w:cs="Segoe UI"/>
                <w:noProof/>
                <w:webHidden/>
                <w:sz w:val="20"/>
              </w:rPr>
              <w:tab/>
            </w:r>
            <w:r w:rsidR="001225F6">
              <w:rPr>
                <w:rFonts w:ascii="Segoe UI" w:hAnsi="Segoe UI" w:cs="Segoe UI"/>
                <w:noProof/>
                <w:webHidden/>
                <w:sz w:val="20"/>
                <w:lang w:val="en-US"/>
              </w:rPr>
              <w:t>18</w:t>
            </w:r>
          </w:hyperlink>
        </w:p>
        <w:p w14:paraId="787E8456" w14:textId="422A4557" w:rsidR="00795256" w:rsidRPr="00795256" w:rsidRDefault="00364005" w:rsidP="00795256">
          <w:pPr>
            <w:pStyle w:val="TOC2"/>
            <w:tabs>
              <w:tab w:val="right" w:leader="dot" w:pos="9019"/>
            </w:tabs>
            <w:rPr>
              <w:rFonts w:ascii="Segoe UI" w:eastAsiaTheme="minorEastAsia" w:hAnsi="Segoe UI" w:cs="Segoe UI"/>
              <w:noProof/>
              <w:sz w:val="20"/>
            </w:rPr>
          </w:pPr>
          <w:hyperlink w:anchor="_Toc444650465" w:history="1">
            <w:r w:rsidR="00795256" w:rsidRPr="00795256">
              <w:rPr>
                <w:rStyle w:val="Hyperlink"/>
                <w:rFonts w:ascii="Segoe UI" w:hAnsi="Segoe UI" w:cs="Segoe UI"/>
                <w:noProof/>
                <w:sz w:val="20"/>
              </w:rPr>
              <w:t>Deploy Node.JS as Azure Web App</w:t>
            </w:r>
            <w:r w:rsidR="00795256" w:rsidRPr="00795256">
              <w:rPr>
                <w:rFonts w:ascii="Segoe UI" w:hAnsi="Segoe UI" w:cs="Segoe UI"/>
                <w:noProof/>
                <w:webHidden/>
                <w:sz w:val="20"/>
              </w:rPr>
              <w:tab/>
            </w:r>
            <w:r w:rsidR="001225F6">
              <w:rPr>
                <w:rFonts w:ascii="Segoe UI" w:hAnsi="Segoe UI" w:cs="Segoe UI"/>
                <w:noProof/>
                <w:webHidden/>
                <w:sz w:val="20"/>
                <w:lang w:val="en-US"/>
              </w:rPr>
              <w:t>22</w:t>
            </w:r>
          </w:hyperlink>
        </w:p>
        <w:p w14:paraId="28A7C9E2" w14:textId="75446191" w:rsidR="00795256" w:rsidRPr="00795256" w:rsidRDefault="00364005" w:rsidP="00795256">
          <w:pPr>
            <w:pStyle w:val="TOC1"/>
            <w:tabs>
              <w:tab w:val="right" w:leader="dot" w:pos="9019"/>
            </w:tabs>
            <w:rPr>
              <w:rFonts w:ascii="Segoe UI" w:eastAsiaTheme="minorEastAsia" w:hAnsi="Segoe UI" w:cs="Segoe UI"/>
              <w:noProof/>
              <w:sz w:val="20"/>
            </w:rPr>
          </w:pPr>
          <w:hyperlink w:anchor="_Toc444650466" w:history="1">
            <w:r w:rsidR="00795256" w:rsidRPr="00795256">
              <w:rPr>
                <w:rStyle w:val="Hyperlink"/>
                <w:rFonts w:ascii="Segoe UI" w:hAnsi="Segoe UI" w:cs="Segoe UI"/>
                <w:noProof/>
                <w:sz w:val="20"/>
              </w:rPr>
              <w:t>Summary</w:t>
            </w:r>
            <w:r w:rsidR="00795256" w:rsidRPr="00795256">
              <w:rPr>
                <w:rFonts w:ascii="Segoe UI" w:hAnsi="Segoe UI" w:cs="Segoe UI"/>
                <w:noProof/>
                <w:webHidden/>
                <w:sz w:val="20"/>
              </w:rPr>
              <w:tab/>
            </w:r>
            <w:r w:rsidR="001225F6">
              <w:rPr>
                <w:rFonts w:ascii="Segoe UI" w:hAnsi="Segoe UI" w:cs="Segoe UI"/>
                <w:noProof/>
                <w:webHidden/>
                <w:sz w:val="20"/>
                <w:lang w:val="en-US"/>
              </w:rPr>
              <w:t>26</w:t>
            </w:r>
          </w:hyperlink>
        </w:p>
        <w:p w14:paraId="47F8B9A5" w14:textId="77777777" w:rsidR="00795256" w:rsidRPr="00795256" w:rsidRDefault="00795256" w:rsidP="00795256">
          <w:pPr>
            <w:rPr>
              <w:rFonts w:ascii="Segoe UI" w:hAnsi="Segoe UI" w:cs="Segoe UI"/>
              <w:b/>
              <w:bCs/>
              <w:noProof/>
              <w:sz w:val="20"/>
            </w:rPr>
          </w:pPr>
          <w:r w:rsidRPr="00795256">
            <w:rPr>
              <w:rFonts w:ascii="Segoe UI" w:hAnsi="Segoe UI" w:cs="Segoe UI"/>
              <w:b/>
              <w:bCs/>
              <w:noProof/>
              <w:sz w:val="20"/>
            </w:rPr>
            <w:fldChar w:fldCharType="end"/>
          </w:r>
          <w:commentRangeEnd w:id="0"/>
          <w:r w:rsidR="0022364B">
            <w:rPr>
              <w:rStyle w:val="CommentReference"/>
            </w:rPr>
            <w:commentReference w:id="0"/>
          </w:r>
        </w:p>
      </w:sdtContent>
    </w:sdt>
    <w:p w14:paraId="4472FE59" w14:textId="0E70DF48" w:rsidR="00195315" w:rsidRDefault="004A4E42" w:rsidP="00195315">
      <w:pPr>
        <w:pStyle w:val="MSBizSparkSubhead"/>
      </w:pPr>
      <w:r>
        <w:t>INTRODUCTION</w:t>
      </w:r>
    </w:p>
    <w:p w14:paraId="72E2EB70" w14:textId="0F004FF8" w:rsidR="004A4E42" w:rsidRDefault="00795256" w:rsidP="00651394">
      <w:pPr>
        <w:pStyle w:val="MSBizSparkBodyCopy"/>
      </w:pPr>
      <w:r w:rsidRPr="00795256">
        <w:t xml:space="preserve">This demo scenario assumes the existence of a running service performing a heavy computational tasks (for example video or audio encoding, or hash calculation, or data encryption etc.). In this sample we use Azure blob storage to store input and output data. We emulate heavy calculation by using a standard method from the Linux world: </w:t>
      </w:r>
      <w:r w:rsidRPr="00795256">
        <w:rPr>
          <w:color w:val="2E74B5" w:themeColor="accent1" w:themeShade="BF"/>
        </w:rPr>
        <w:t>dd if=/dev/zero of=/dev/null</w:t>
      </w:r>
      <w:r w:rsidRPr="00795256">
        <w:t>. For about 20% of the tasks we emulate error and for the remaining 80% we copy information from the source blob to the target blob. In order to make this process scalable and cost effective, the processing is encapsulated in Docker containers which are dynamically allocated if the service load grows and deallocated once resource demand goes down.</w:t>
      </w:r>
    </w:p>
    <w:p w14:paraId="35D1EBE1" w14:textId="7C4F029B" w:rsidR="00795256" w:rsidRPr="002F0C81" w:rsidRDefault="00795256" w:rsidP="002F0C81">
      <w:pPr>
        <w:pStyle w:val="MSBizSparkBodyCopy"/>
      </w:pPr>
    </w:p>
    <w:p w14:paraId="2DD59732" w14:textId="2A7CE3E8" w:rsidR="00453FD1" w:rsidRDefault="00795256" w:rsidP="00453FD1">
      <w:pPr>
        <w:pStyle w:val="MSBizSparkSubhead"/>
        <w:spacing w:before="0" w:after="0"/>
        <w:rPr>
          <w:rFonts w:ascii="Segoe UI Light" w:hAnsi="Segoe UI Light" w:cs="Segoe UI Light"/>
          <w:sz w:val="22"/>
        </w:rPr>
      </w:pPr>
      <w:r>
        <w:rPr>
          <w:rFonts w:ascii="Segoe UI Light" w:hAnsi="Segoe UI Light" w:cs="Segoe UI Light"/>
          <w:sz w:val="22"/>
        </w:rPr>
        <w:t>Components</w:t>
      </w:r>
    </w:p>
    <w:p w14:paraId="76E1F5AD" w14:textId="77777777" w:rsidR="00795256" w:rsidRDefault="00795256" w:rsidP="00795256">
      <w:pPr>
        <w:pStyle w:val="MSBizSparkBodyCopy"/>
        <w:numPr>
          <w:ilvl w:val="0"/>
          <w:numId w:val="19"/>
        </w:numPr>
      </w:pPr>
      <w:r>
        <w:t>Worker Docker container performing heavy computational tasks</w:t>
      </w:r>
    </w:p>
    <w:p w14:paraId="559AE25C" w14:textId="77777777" w:rsidR="00795256" w:rsidRDefault="00795256" w:rsidP="00795256">
      <w:pPr>
        <w:pStyle w:val="MSBizSparkBodyCopy"/>
        <w:numPr>
          <w:ilvl w:val="0"/>
          <w:numId w:val="19"/>
        </w:numPr>
      </w:pPr>
      <w:r>
        <w:t>Node.JS based web site handling requests, showing completed tasks and initiating processing</w:t>
      </w:r>
    </w:p>
    <w:p w14:paraId="144003E4" w14:textId="77777777" w:rsidR="00795256" w:rsidRPr="004A4E42" w:rsidRDefault="00795256" w:rsidP="00453FD1">
      <w:pPr>
        <w:pStyle w:val="MSBizSparkSubhead"/>
        <w:spacing w:before="0" w:after="0"/>
        <w:rPr>
          <w:rFonts w:ascii="Segoe UI Light" w:hAnsi="Segoe UI Light" w:cs="Segoe UI Light"/>
          <w:sz w:val="22"/>
        </w:rPr>
      </w:pPr>
    </w:p>
    <w:p w14:paraId="3E72830B" w14:textId="77777777" w:rsidR="00E64FC7" w:rsidRDefault="00E64FC7" w:rsidP="00795256">
      <w:pPr>
        <w:pStyle w:val="MSBizSparkSubhead"/>
        <w:spacing w:before="0" w:after="0"/>
        <w:rPr>
          <w:rFonts w:ascii="Segoe UI Light" w:hAnsi="Segoe UI Light" w:cs="Segoe UI Light"/>
          <w:sz w:val="22"/>
        </w:rPr>
      </w:pPr>
    </w:p>
    <w:p w14:paraId="5949A5E1" w14:textId="7ADAFEEB" w:rsidR="00795256" w:rsidRPr="00795256" w:rsidRDefault="00795256" w:rsidP="00795256">
      <w:pPr>
        <w:pStyle w:val="MSBizSparkSubhead"/>
        <w:spacing w:before="0" w:after="0"/>
        <w:rPr>
          <w:rFonts w:ascii="Segoe UI Light" w:hAnsi="Segoe UI Light" w:cs="Segoe UI Light"/>
          <w:sz w:val="22"/>
        </w:rPr>
      </w:pPr>
      <w:r w:rsidRPr="00795256">
        <w:rPr>
          <w:rFonts w:ascii="Segoe UI Light" w:hAnsi="Segoe UI Light" w:cs="Segoe UI Light"/>
          <w:sz w:val="22"/>
        </w:rPr>
        <w:lastRenderedPageBreak/>
        <w:t>Flow:</w:t>
      </w:r>
    </w:p>
    <w:p w14:paraId="796D7F94" w14:textId="77777777" w:rsidR="00795256" w:rsidRDefault="00795256" w:rsidP="00795256">
      <w:pPr>
        <w:pStyle w:val="MSBizSparkBodyCopy"/>
        <w:numPr>
          <w:ilvl w:val="0"/>
          <w:numId w:val="20"/>
        </w:numPr>
      </w:pPr>
      <w:r>
        <w:t>Web site accepts URL to the source blob and once task has been completed provides temporary URL to download results.</w:t>
      </w:r>
    </w:p>
    <w:p w14:paraId="78C43E9B" w14:textId="788E64B6" w:rsidR="00795256" w:rsidRDefault="00795256" w:rsidP="00795256">
      <w:pPr>
        <w:pStyle w:val="MSBizSparkBodyCopy"/>
        <w:numPr>
          <w:ilvl w:val="0"/>
          <w:numId w:val="20"/>
        </w:numPr>
      </w:pPr>
      <w:r>
        <w:t>The interaction between different components at a high level is displayed in the sequence diagram below:</w:t>
      </w:r>
    </w:p>
    <w:p w14:paraId="09BA95FB" w14:textId="56186BF7" w:rsidR="00795256" w:rsidRDefault="00795256" w:rsidP="00795256">
      <w:pPr>
        <w:pStyle w:val="MSBizSparkBodyCopy"/>
        <w:jc w:val="center"/>
      </w:pPr>
      <w:r>
        <w:rPr>
          <w:noProof/>
        </w:rPr>
        <w:drawing>
          <wp:inline distT="114300" distB="114300" distL="114300" distR="114300" wp14:anchorId="01F2BBE6" wp14:editId="570BEBA9">
            <wp:extent cx="3911600" cy="2722971"/>
            <wp:effectExtent l="19050" t="19050" r="12700" b="2032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3921521" cy="2729877"/>
                    </a:xfrm>
                    <a:prstGeom prst="rect">
                      <a:avLst/>
                    </a:prstGeom>
                    <a:ln>
                      <a:solidFill>
                        <a:schemeClr val="bg1">
                          <a:lumMod val="85000"/>
                        </a:schemeClr>
                      </a:solidFill>
                    </a:ln>
                  </pic:spPr>
                </pic:pic>
              </a:graphicData>
            </a:graphic>
          </wp:inline>
        </w:drawing>
      </w:r>
    </w:p>
    <w:p w14:paraId="1BA2CB9A" w14:textId="69E44364" w:rsidR="00795256" w:rsidRDefault="00795256" w:rsidP="00795256">
      <w:pPr>
        <w:pStyle w:val="MSBizSparkBodyCopy"/>
        <w:ind w:firstLine="110"/>
      </w:pPr>
    </w:p>
    <w:p w14:paraId="4F69A032" w14:textId="492ADB02" w:rsidR="00795256" w:rsidRPr="00795256" w:rsidRDefault="00795256" w:rsidP="00795256">
      <w:pPr>
        <w:pStyle w:val="MSBizSparkSubhead"/>
        <w:spacing w:before="0" w:after="0"/>
        <w:rPr>
          <w:rFonts w:ascii="Segoe UI Light" w:hAnsi="Segoe UI Light"/>
          <w:color w:val="auto"/>
          <w:sz w:val="20"/>
          <w:szCs w:val="20"/>
        </w:rPr>
      </w:pPr>
      <w:r w:rsidRPr="00795256">
        <w:rPr>
          <w:rFonts w:ascii="Segoe UI Light" w:hAnsi="Segoe UI Light"/>
          <w:color w:val="auto"/>
          <w:sz w:val="20"/>
          <w:szCs w:val="20"/>
        </w:rPr>
        <w:t>Website interface is fairly simple:</w:t>
      </w:r>
    </w:p>
    <w:p w14:paraId="0C20C142" w14:textId="5FA2B92C" w:rsidR="00795256" w:rsidRPr="00795256" w:rsidRDefault="00795256" w:rsidP="00795256">
      <w:pPr>
        <w:pStyle w:val="MSBizSparkSubhead"/>
        <w:spacing w:before="0" w:after="0"/>
        <w:rPr>
          <w:rFonts w:ascii="Segoe UI Light" w:hAnsi="Segoe UI Light" w:cs="Segoe UI Light"/>
          <w:sz w:val="22"/>
        </w:rPr>
      </w:pPr>
      <w:r w:rsidRPr="00747289">
        <w:rPr>
          <w:noProof/>
        </w:rPr>
        <w:drawing>
          <wp:inline distT="0" distB="0" distL="0" distR="0" wp14:anchorId="00A6AFAB" wp14:editId="3607CED4">
            <wp:extent cx="2160693" cy="139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0312" cy="1403219"/>
                    </a:xfrm>
                    <a:prstGeom prst="rect">
                      <a:avLst/>
                    </a:prstGeom>
                  </pic:spPr>
                </pic:pic>
              </a:graphicData>
            </a:graphic>
          </wp:inline>
        </w:drawing>
      </w:r>
    </w:p>
    <w:p w14:paraId="2D1F1E0F" w14:textId="5DE1CD67" w:rsidR="00795256" w:rsidRDefault="00795256" w:rsidP="00795256">
      <w:pPr>
        <w:pStyle w:val="MSBizSparkBodyCopy"/>
        <w:rPr>
          <w:ins w:id="1" w:author="Author"/>
        </w:rPr>
      </w:pPr>
      <w:r>
        <w:t>The interface shows the user the list of tasks, status of each task and allows to download task results for completed tasks. To simplify the sample, we are not using any database backend and will be using Azure Storage Blob naming convention to save data.</w:t>
      </w:r>
    </w:p>
    <w:p w14:paraId="205262F9" w14:textId="77777777" w:rsidR="0022364B" w:rsidRDefault="0022364B" w:rsidP="00795256">
      <w:pPr>
        <w:pStyle w:val="MSBizSparkBodyCopy"/>
        <w:rPr>
          <w:ins w:id="2" w:author="Author"/>
        </w:rPr>
      </w:pPr>
    </w:p>
    <w:p w14:paraId="13ABA760" w14:textId="3B40DB34" w:rsidR="0022364B" w:rsidRDefault="0022364B" w:rsidP="00AB2484">
      <w:pPr>
        <w:pStyle w:val="MSBizSparkSubhead"/>
        <w:spacing w:after="0"/>
      </w:pPr>
      <w:r>
        <w:t>PREREQUISITES</w:t>
      </w:r>
    </w:p>
    <w:p w14:paraId="1C856851" w14:textId="3D258C3F" w:rsidR="0022364B" w:rsidRDefault="0022364B" w:rsidP="00AB2484">
      <w:pPr>
        <w:pStyle w:val="ListParagraph"/>
        <w:numPr>
          <w:ilvl w:val="0"/>
          <w:numId w:val="32"/>
        </w:numPr>
      </w:pPr>
      <w:r>
        <w:t>An Azure subscription</w:t>
      </w:r>
    </w:p>
    <w:p w14:paraId="64821DCF" w14:textId="7FEEEB23" w:rsidR="0022364B" w:rsidRDefault="0022364B" w:rsidP="00AB2484">
      <w:pPr>
        <w:pStyle w:val="ListParagraph"/>
        <w:numPr>
          <w:ilvl w:val="0"/>
          <w:numId w:val="32"/>
        </w:numPr>
      </w:pPr>
      <w:bookmarkStart w:id="3" w:name="OLE_LINK1"/>
      <w:bookmarkStart w:id="4" w:name="OLE_LINK2"/>
      <w:bookmarkStart w:id="5" w:name="OLE_LINK3"/>
      <w:r>
        <w:t>Azure CLI</w:t>
      </w:r>
      <w:r w:rsidR="00D17803">
        <w:t xml:space="preserve"> </w:t>
      </w:r>
      <w:bookmarkEnd w:id="3"/>
      <w:bookmarkEnd w:id="4"/>
      <w:bookmarkEnd w:id="5"/>
      <w:r>
        <w:t>(</w:t>
      </w:r>
      <w:hyperlink r:id="rId17" w:history="1">
        <w:r w:rsidR="000F68BA" w:rsidRPr="000E6703">
          <w:rPr>
            <w:rStyle w:val="Hyperlink"/>
          </w:rPr>
          <w:t>https://azure.microsoft.com/en-us/documentation/articles/xplat-cli-install/</w:t>
        </w:r>
      </w:hyperlink>
      <w:r w:rsidR="00A649F6">
        <w:t>) or Azure Power Shell (</w:t>
      </w:r>
      <w:hyperlink r:id="rId18" w:history="1">
        <w:r w:rsidR="00A649F6" w:rsidRPr="00F231F1">
          <w:rPr>
            <w:rStyle w:val="Hyperlink"/>
          </w:rPr>
          <w:t>https://azure.microsoft.com/en-us/documentation/articles/powershell-install-configure/</w:t>
        </w:r>
      </w:hyperlink>
      <w:r w:rsidR="00A649F6">
        <w:t>) installed</w:t>
      </w:r>
    </w:p>
    <w:p w14:paraId="3E5189EF" w14:textId="77777777" w:rsidR="00584D3B" w:rsidRDefault="00584D3B" w:rsidP="00AB2484">
      <w:pPr>
        <w:pStyle w:val="ListParagraph"/>
        <w:numPr>
          <w:ilvl w:val="0"/>
          <w:numId w:val="32"/>
        </w:numPr>
      </w:pPr>
      <w:r>
        <w:t>Active DockerHub account (sign up for free here:</w:t>
      </w:r>
      <w:r w:rsidRPr="00584D3B">
        <w:t xml:space="preserve"> </w:t>
      </w:r>
      <w:hyperlink r:id="rId19" w:history="1">
        <w:r w:rsidRPr="008201B0">
          <w:rPr>
            <w:rStyle w:val="Hyperlink"/>
          </w:rPr>
          <w:t>https://www.docker.com/products/docker-hub</w:t>
        </w:r>
      </w:hyperlink>
      <w:r>
        <w:rPr>
          <w:rStyle w:val="Hyperlink"/>
        </w:rPr>
        <w:t>)</w:t>
      </w:r>
    </w:p>
    <w:p w14:paraId="4498BB76" w14:textId="000AB8F0" w:rsidR="00D17803" w:rsidRDefault="00D17803" w:rsidP="00AB2484">
      <w:pPr>
        <w:pStyle w:val="ListParagraph"/>
        <w:numPr>
          <w:ilvl w:val="0"/>
          <w:numId w:val="32"/>
        </w:numPr>
      </w:pPr>
      <w:r>
        <w:lastRenderedPageBreak/>
        <w:t>Node.JS installed</w:t>
      </w:r>
    </w:p>
    <w:p w14:paraId="15CE0542" w14:textId="325C80EC" w:rsidR="0022364B" w:rsidRDefault="0022364B" w:rsidP="00AB2484">
      <w:pPr>
        <w:pStyle w:val="ListParagraph"/>
        <w:numPr>
          <w:ilvl w:val="0"/>
          <w:numId w:val="32"/>
        </w:numPr>
      </w:pPr>
      <w:r>
        <w:t xml:space="preserve">Optional:  An existing </w:t>
      </w:r>
      <w:r w:rsidRPr="00795256">
        <w:t>SSH RSA Key</w:t>
      </w:r>
      <w:r>
        <w:t xml:space="preserve"> if available. If not, follow the instructions in the document to create one</w:t>
      </w:r>
    </w:p>
    <w:p w14:paraId="6D34FD33" w14:textId="23D26E44" w:rsidR="0022364B" w:rsidRDefault="0022364B" w:rsidP="00AB2484">
      <w:pPr>
        <w:pStyle w:val="MSBizSparkSubhead"/>
        <w:spacing w:after="0"/>
        <w:pPrChange w:id="6" w:author="Author">
          <w:pPr>
            <w:pStyle w:val="MSBizSparkBodyCopy"/>
          </w:pPr>
        </w:pPrChange>
      </w:pPr>
      <w:r>
        <w:t>DURATION</w:t>
      </w:r>
    </w:p>
    <w:p w14:paraId="5ADCDD06" w14:textId="69B3A678" w:rsidR="0022364B" w:rsidRDefault="0022364B" w:rsidP="00AB2484">
      <w:r>
        <w:t xml:space="preserve">This tutorial / </w:t>
      </w:r>
      <w:r w:rsidR="00AB2484">
        <w:t>guide can</w:t>
      </w:r>
      <w:r>
        <w:t xml:space="preserve"> typically be completed within 60-90 minutes. </w:t>
      </w:r>
    </w:p>
    <w:p w14:paraId="1DD10177" w14:textId="3B408D66" w:rsidR="00795256" w:rsidRDefault="00795256" w:rsidP="00795256">
      <w:pPr>
        <w:pStyle w:val="MSBizSparkSubhead"/>
        <w:spacing w:after="0"/>
      </w:pPr>
      <w:r>
        <w:t>CREATING AN ENVIRONMENT</w:t>
      </w:r>
    </w:p>
    <w:p w14:paraId="7631E7CD" w14:textId="77777777" w:rsidR="00795256" w:rsidRPr="00795256" w:rsidRDefault="00795256" w:rsidP="00795256">
      <w:pPr>
        <w:pStyle w:val="MSBizSparkSubhead"/>
        <w:spacing w:before="0" w:after="0"/>
        <w:rPr>
          <w:rFonts w:ascii="Segoe UI Light" w:hAnsi="Segoe UI Light" w:cs="Segoe UI Light"/>
          <w:sz w:val="22"/>
        </w:rPr>
      </w:pPr>
      <w:r w:rsidRPr="00795256">
        <w:rPr>
          <w:rFonts w:ascii="Segoe UI Light" w:hAnsi="Segoe UI Light" w:cs="Segoe UI Light"/>
          <w:sz w:val="22"/>
        </w:rPr>
        <w:t>Generate certificates</w:t>
      </w:r>
    </w:p>
    <w:p w14:paraId="73969ECD" w14:textId="2ECB8DFB" w:rsidR="00795256" w:rsidRDefault="00795256" w:rsidP="00795256">
      <w:pPr>
        <w:pStyle w:val="MSBizSparkBodyCopy"/>
      </w:pPr>
      <w:r w:rsidRPr="00795256">
        <w:t xml:space="preserve">When creating container services, SSH RSA key is required for access. </w:t>
      </w:r>
      <w:r w:rsidR="00364005" w:rsidRPr="00364005">
        <w:t xml:space="preserve">In order to get a quick start pre-generated sample keys </w:t>
      </w:r>
      <w:r w:rsidR="00364005">
        <w:t xml:space="preserve">are provided </w:t>
      </w:r>
      <w:r w:rsidR="00364005" w:rsidRPr="00364005">
        <w:t>in the</w:t>
      </w:r>
      <w:r w:rsidR="00364005">
        <w:t xml:space="preserve"> </w:t>
      </w:r>
      <w:r w:rsidR="00364005" w:rsidRPr="00364005">
        <w:rPr>
          <w:i/>
        </w:rPr>
        <w:t>DockerizedEncoder/Keys</w:t>
      </w:r>
      <w:r w:rsidR="00364005">
        <w:t xml:space="preserve"> subfolder. </w:t>
      </w:r>
      <w:r w:rsidR="00364005" w:rsidRPr="00364005">
        <w:rPr>
          <w:b/>
        </w:rPr>
        <w:t>NOTE: Do not use these keys on production system in any case!</w:t>
      </w:r>
    </w:p>
    <w:p w14:paraId="4F2BE73E" w14:textId="77777777" w:rsidR="003A7BBF" w:rsidRPr="00795256" w:rsidRDefault="003A7BBF" w:rsidP="00795256">
      <w:pPr>
        <w:pStyle w:val="MSBizSparkBodyCopy"/>
      </w:pPr>
    </w:p>
    <w:p w14:paraId="74571E13" w14:textId="77777777" w:rsidR="00795256" w:rsidRPr="00795256" w:rsidRDefault="00795256" w:rsidP="00795256">
      <w:pPr>
        <w:pStyle w:val="MSBizSparkBodyCopy"/>
      </w:pPr>
      <w:r w:rsidRPr="00795256">
        <w:t xml:space="preserve">The following articles describe in details </w:t>
      </w:r>
      <w:commentRangeStart w:id="7"/>
      <w:commentRangeStart w:id="8"/>
      <w:r w:rsidRPr="00795256">
        <w:t>how to create SSH RSA Key</w:t>
      </w:r>
      <w:commentRangeEnd w:id="7"/>
      <w:r w:rsidR="00E4613D">
        <w:rPr>
          <w:rStyle w:val="CommentReference"/>
          <w:rFonts w:asciiTheme="minorHAnsi" w:hAnsiTheme="minorHAnsi" w:cstheme="minorBidi"/>
        </w:rPr>
        <w:commentReference w:id="7"/>
      </w:r>
      <w:commentRangeEnd w:id="8"/>
      <w:r w:rsidR="002C6291">
        <w:rPr>
          <w:rStyle w:val="CommentReference"/>
          <w:rFonts w:asciiTheme="minorHAnsi" w:hAnsiTheme="minorHAnsi" w:cstheme="minorBidi"/>
        </w:rPr>
        <w:commentReference w:id="8"/>
      </w:r>
      <w:r w:rsidRPr="00795256">
        <w:t xml:space="preserve"> in a specific environment:</w:t>
      </w:r>
    </w:p>
    <w:p w14:paraId="4D29A5A1" w14:textId="51058F86" w:rsidR="00795256" w:rsidRPr="00795256" w:rsidRDefault="00795256" w:rsidP="00795256">
      <w:pPr>
        <w:pStyle w:val="MSBizSparkBodyCopy"/>
        <w:numPr>
          <w:ilvl w:val="0"/>
          <w:numId w:val="20"/>
        </w:numPr>
      </w:pPr>
      <w:r w:rsidRPr="00795256">
        <w:t xml:space="preserve">Windows - </w:t>
      </w:r>
      <w:hyperlink r:id="rId20" w:history="1">
        <w:r w:rsidR="003A7BBF" w:rsidRPr="008201B0">
          <w:rPr>
            <w:rStyle w:val="Hyperlink"/>
          </w:rPr>
          <w:t>https://www.digitalocean.com/community/tutorials/how-to-create-ssh-keys-with-putty-to-connect-to-a-vps</w:t>
        </w:r>
      </w:hyperlink>
      <w:r w:rsidR="003A7BBF">
        <w:t xml:space="preserve"> </w:t>
      </w:r>
    </w:p>
    <w:p w14:paraId="51C3EC87" w14:textId="17F50416" w:rsidR="00795256" w:rsidRPr="00795256" w:rsidRDefault="00795256" w:rsidP="00795256">
      <w:pPr>
        <w:pStyle w:val="MSBizSparkBodyCopy"/>
        <w:numPr>
          <w:ilvl w:val="0"/>
          <w:numId w:val="20"/>
        </w:numPr>
      </w:pPr>
      <w:r w:rsidRPr="00795256">
        <w:t xml:space="preserve">Linux - </w:t>
      </w:r>
      <w:hyperlink r:id="rId21" w:anchor="Generating_RSA_Keys" w:history="1">
        <w:r w:rsidR="003A7BBF" w:rsidRPr="008201B0">
          <w:rPr>
            <w:rStyle w:val="Hyperlink"/>
          </w:rPr>
          <w:t>https://help.ubuntu.com/community/SSH/OpenSSH/Keys#Generating_RSA_Keys</w:t>
        </w:r>
      </w:hyperlink>
      <w:r w:rsidR="003A7BBF">
        <w:t xml:space="preserve"> </w:t>
      </w:r>
    </w:p>
    <w:p w14:paraId="6455C51E" w14:textId="14964C87" w:rsidR="00795256" w:rsidRPr="00795256" w:rsidRDefault="00795256" w:rsidP="00795256">
      <w:pPr>
        <w:pStyle w:val="MSBizSparkBodyCopy"/>
        <w:numPr>
          <w:ilvl w:val="0"/>
          <w:numId w:val="20"/>
        </w:numPr>
      </w:pPr>
      <w:r w:rsidRPr="00795256">
        <w:t xml:space="preserve">Mac - </w:t>
      </w:r>
      <w:hyperlink r:id="rId22" w:anchor="platform-mac" w:history="1">
        <w:r w:rsidR="003A7BBF" w:rsidRPr="008201B0">
          <w:rPr>
            <w:rStyle w:val="Hyperlink"/>
          </w:rPr>
          <w:t>https://help.github.com/articles/generating-ssh-keys/#platform-mac</w:t>
        </w:r>
      </w:hyperlink>
      <w:r w:rsidR="003A7BBF">
        <w:t xml:space="preserve"> </w:t>
      </w:r>
    </w:p>
    <w:p w14:paraId="4977F414" w14:textId="77777777" w:rsidR="00795256" w:rsidRPr="00795256" w:rsidRDefault="00795256" w:rsidP="00795256">
      <w:pPr>
        <w:pStyle w:val="MSBizSparkBodyCopy"/>
      </w:pPr>
    </w:p>
    <w:p w14:paraId="6AD9685A" w14:textId="168E8456" w:rsidR="00D875FB" w:rsidRDefault="00795256" w:rsidP="00795256">
      <w:pPr>
        <w:pStyle w:val="MSBizSparkBodyCopy"/>
        <w:rPr>
          <w:rStyle w:val="Hyperlink"/>
        </w:rPr>
      </w:pPr>
      <w:r w:rsidRPr="00795256">
        <w:t xml:space="preserve">For more detailed information, please visit the article: </w:t>
      </w:r>
      <w:hyperlink r:id="rId23" w:anchor="ssh-key-generation" w:history="1">
        <w:r w:rsidR="003A7BBF" w:rsidRPr="008201B0">
          <w:rPr>
            <w:rStyle w:val="Hyperlink"/>
          </w:rPr>
          <w:t>https://github.com/Azure/azure-quickstart-templates/blob/master/101-acs-mesos/docs/SSHKeyManagement.md#ssh-key-generation</w:t>
        </w:r>
      </w:hyperlink>
      <w:r w:rsidR="00375E15">
        <w:rPr>
          <w:rStyle w:val="Hyperlink"/>
        </w:rPr>
        <w:t xml:space="preserve"> </w:t>
      </w:r>
    </w:p>
    <w:p w14:paraId="19DB777D" w14:textId="5F747B59" w:rsidR="00795256" w:rsidRPr="00795256" w:rsidRDefault="00795256" w:rsidP="00795256">
      <w:pPr>
        <w:pStyle w:val="MSBizSparkBodyCopy"/>
      </w:pPr>
    </w:p>
    <w:p w14:paraId="79E2D38D" w14:textId="77777777" w:rsidR="00795256" w:rsidRDefault="00795256" w:rsidP="00795256">
      <w:pPr>
        <w:pStyle w:val="MSBizSparkSubhead"/>
        <w:spacing w:before="0" w:after="0"/>
        <w:rPr>
          <w:rFonts w:ascii="Segoe UI Light" w:hAnsi="Segoe UI Light" w:cs="Segoe UI Light"/>
          <w:sz w:val="22"/>
        </w:rPr>
      </w:pPr>
    </w:p>
    <w:p w14:paraId="1383B02F" w14:textId="71B2F80C" w:rsidR="00795256" w:rsidRPr="00795256" w:rsidRDefault="00795256" w:rsidP="00795256">
      <w:pPr>
        <w:pStyle w:val="MSBizSparkSubhead"/>
        <w:spacing w:before="0" w:after="0"/>
        <w:rPr>
          <w:rFonts w:ascii="Segoe UI Light" w:hAnsi="Segoe UI Light" w:cs="Segoe UI Light"/>
          <w:sz w:val="22"/>
        </w:rPr>
      </w:pPr>
      <w:r w:rsidRPr="00795256">
        <w:rPr>
          <w:rFonts w:ascii="Segoe UI Light" w:hAnsi="Segoe UI Light" w:cs="Segoe UI Light"/>
          <w:sz w:val="22"/>
        </w:rPr>
        <w:t>Deploy an Azure Container Service cluster</w:t>
      </w:r>
    </w:p>
    <w:p w14:paraId="462ADB04" w14:textId="77777777" w:rsidR="002E4907" w:rsidRDefault="00795256" w:rsidP="00795256">
      <w:pPr>
        <w:pStyle w:val="MSBizSparkBodyCopy"/>
        <w:rPr>
          <w:ins w:id="10" w:author="Author"/>
        </w:rPr>
      </w:pPr>
      <w:r w:rsidRPr="00795256">
        <w:t xml:space="preserve">We will provide steps you need to perform to deploy Azure Container service cluster. Also the detailed documentation is available here: </w:t>
      </w:r>
      <w:ins w:id="11" w:author="Author">
        <w:r w:rsidR="002E4907">
          <w:fldChar w:fldCharType="begin"/>
        </w:r>
        <w:r w:rsidR="002E4907">
          <w:instrText xml:space="preserve"> HYPERLINK "</w:instrText>
        </w:r>
      </w:ins>
      <w:r w:rsidR="002E4907" w:rsidRPr="00795256">
        <w:instrText>https://azure.microsoft.com/en-us/documentation/articles/container-service-deployment</w:instrText>
      </w:r>
      <w:ins w:id="12" w:author="Author">
        <w:r w:rsidR="002E4907">
          <w:instrText xml:space="preserve">" </w:instrText>
        </w:r>
        <w:r w:rsidR="002E4907">
          <w:fldChar w:fldCharType="separate"/>
        </w:r>
      </w:ins>
      <w:r w:rsidR="002E4907" w:rsidRPr="00F231F1">
        <w:rPr>
          <w:rStyle w:val="Hyperlink"/>
        </w:rPr>
        <w:t>https://azure.microsoft.com/en-us/documentation/articles/container-service-deployment</w:t>
      </w:r>
      <w:ins w:id="13" w:author="Author">
        <w:r w:rsidR="002E4907">
          <w:fldChar w:fldCharType="end"/>
        </w:r>
        <w:r w:rsidR="002E4907">
          <w:t xml:space="preserve"> </w:t>
        </w:r>
      </w:ins>
    </w:p>
    <w:p w14:paraId="3E0AB046" w14:textId="73319A59" w:rsidR="00795256" w:rsidRPr="00795256" w:rsidRDefault="002E4907" w:rsidP="00364005">
      <w:pPr>
        <w:pStyle w:val="MSBizSparkBodyCopy"/>
        <w:numPr>
          <w:ilvl w:val="0"/>
          <w:numId w:val="21"/>
        </w:numPr>
      </w:pPr>
      <w:r>
        <w:t xml:space="preserve">NOTE. If you </w:t>
      </w:r>
      <w:r w:rsidR="00364005">
        <w:t xml:space="preserve">have </w:t>
      </w:r>
      <w:r>
        <w:t xml:space="preserve">never used ARM templates for deployment before </w:t>
      </w:r>
      <w:r w:rsidR="00364005">
        <w:t>please</w:t>
      </w:r>
      <w:r>
        <w:t xml:space="preserve"> read and follow instructions </w:t>
      </w:r>
      <w:r w:rsidR="00364005">
        <w:t>from here</w:t>
      </w:r>
      <w:r>
        <w:t xml:space="preserve"> </w:t>
      </w:r>
      <w:hyperlink r:id="rId24" w:history="1">
        <w:r w:rsidRPr="00F231F1">
          <w:rPr>
            <w:rStyle w:val="Hyperlink"/>
          </w:rPr>
          <w:t>https://github.com/Azure/azure-quickstart-templates/blob/master/101-acs-mesos/docs/CommonIssues.md</w:t>
        </w:r>
      </w:hyperlink>
      <w:r>
        <w:t xml:space="preserve"> in order to avoid failed deployment result.</w:t>
      </w:r>
    </w:p>
    <w:p w14:paraId="3B1945EC" w14:textId="4127BD89" w:rsidR="00795256" w:rsidRPr="00795256" w:rsidRDefault="00795256" w:rsidP="00795256">
      <w:pPr>
        <w:pStyle w:val="MSBizSparkBodyCopy"/>
        <w:numPr>
          <w:ilvl w:val="0"/>
          <w:numId w:val="21"/>
        </w:numPr>
      </w:pPr>
      <w:r w:rsidRPr="00795256">
        <w:t xml:space="preserve">Open </w:t>
      </w:r>
      <w:bookmarkStart w:id="14" w:name="OLE_LINK7"/>
      <w:bookmarkStart w:id="15" w:name="OLE_LINK8"/>
      <w:bookmarkStart w:id="16" w:name="OLE_LINK9"/>
      <w:bookmarkStart w:id="17" w:name="OLE_LINK10"/>
      <w:bookmarkStart w:id="18" w:name="OLE_LINK11"/>
      <w:bookmarkStart w:id="19" w:name="OLE_LINK12"/>
      <w:bookmarkStart w:id="20" w:name="OLE_LINK13"/>
      <w:r w:rsidR="006A063C">
        <w:fldChar w:fldCharType="begin"/>
      </w:r>
      <w:r w:rsidR="006A063C">
        <w:instrText xml:space="preserve"> HYPERLINK "https://github.com/Azure/azure-quickstart-templates/tree/master/101-acs-swarm" </w:instrText>
      </w:r>
      <w:r w:rsidR="006A063C">
        <w:fldChar w:fldCharType="separate"/>
      </w:r>
      <w:r w:rsidR="003A7BBF" w:rsidRPr="008201B0">
        <w:rPr>
          <w:rStyle w:val="Hyperlink"/>
        </w:rPr>
        <w:t>https://github.com/Azure/azure-quickstart-templates/tree/master/101-acs-swarm</w:t>
      </w:r>
      <w:r w:rsidR="006A063C">
        <w:rPr>
          <w:rStyle w:val="Hyperlink"/>
        </w:rPr>
        <w:fldChar w:fldCharType="end"/>
      </w:r>
      <w:bookmarkEnd w:id="14"/>
      <w:bookmarkEnd w:id="15"/>
      <w:bookmarkEnd w:id="16"/>
      <w:r w:rsidR="003A7BBF">
        <w:t xml:space="preserve"> </w:t>
      </w:r>
      <w:bookmarkEnd w:id="17"/>
      <w:bookmarkEnd w:id="18"/>
      <w:bookmarkEnd w:id="19"/>
      <w:bookmarkEnd w:id="20"/>
    </w:p>
    <w:p w14:paraId="539C3611" w14:textId="0EC24AC3" w:rsidR="00795256" w:rsidRPr="00795256" w:rsidRDefault="00795256" w:rsidP="00795256">
      <w:pPr>
        <w:pStyle w:val="MSBizSparkBodyCopy"/>
        <w:numPr>
          <w:ilvl w:val="0"/>
          <w:numId w:val="21"/>
        </w:numPr>
      </w:pPr>
      <w:r w:rsidRPr="00795256">
        <w:t xml:space="preserve">Press on  </w:t>
      </w:r>
      <w:r>
        <w:rPr>
          <w:noProof/>
        </w:rPr>
        <w:drawing>
          <wp:inline distT="114300" distB="114300" distL="114300" distR="114300" wp14:anchorId="4EBACE9D" wp14:editId="6F954A94">
            <wp:extent cx="1078992" cy="228600"/>
            <wp:effectExtent l="0" t="0" r="6985" b="0"/>
            <wp:docPr id="14"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pic:nvPicPr>
                  <pic:blipFill>
                    <a:blip r:embed="rId25"/>
                    <a:srcRect/>
                    <a:stretch>
                      <a:fillRect/>
                    </a:stretch>
                  </pic:blipFill>
                  <pic:spPr>
                    <a:xfrm>
                      <a:off x="0" y="0"/>
                      <a:ext cx="1078992" cy="228600"/>
                    </a:xfrm>
                    <a:prstGeom prst="rect">
                      <a:avLst/>
                    </a:prstGeom>
                    <a:ln/>
                  </pic:spPr>
                </pic:pic>
              </a:graphicData>
            </a:graphic>
          </wp:inline>
        </w:drawing>
      </w:r>
    </w:p>
    <w:p w14:paraId="2AD30105" w14:textId="1158B2EE" w:rsidR="00795256" w:rsidRDefault="00795256">
      <w:pPr>
        <w:pStyle w:val="MSBizSparkBodyCopy"/>
        <w:numPr>
          <w:ilvl w:val="0"/>
          <w:numId w:val="21"/>
        </w:numPr>
      </w:pPr>
      <w:r w:rsidRPr="00795256">
        <w:t xml:space="preserve">Fill the </w:t>
      </w:r>
      <w:commentRangeStart w:id="21"/>
      <w:commentRangeStart w:id="22"/>
      <w:r w:rsidRPr="00795256">
        <w:t xml:space="preserve">template </w:t>
      </w:r>
      <w:commentRangeStart w:id="23"/>
      <w:commentRangeStart w:id="24"/>
      <w:r w:rsidRPr="00795256">
        <w:t>parameters</w:t>
      </w:r>
      <w:commentRangeEnd w:id="21"/>
      <w:commentRangeEnd w:id="22"/>
      <w:r w:rsidR="00AB6A13">
        <w:t>. For agent VM size</w:t>
      </w:r>
      <w:r w:rsidR="00623BFA">
        <w:rPr>
          <w:rStyle w:val="CommentReference"/>
          <w:rFonts w:asciiTheme="minorHAnsi" w:hAnsiTheme="minorHAnsi" w:cstheme="minorBidi"/>
        </w:rPr>
        <w:commentReference w:id="21"/>
      </w:r>
      <w:commentRangeEnd w:id="23"/>
      <w:commentRangeEnd w:id="24"/>
      <w:r w:rsidR="002C6291">
        <w:rPr>
          <w:rStyle w:val="CommentReference"/>
          <w:rFonts w:asciiTheme="minorHAnsi" w:hAnsiTheme="minorHAnsi" w:cstheme="minorBidi"/>
        </w:rPr>
        <w:commentReference w:id="22"/>
      </w:r>
      <w:r w:rsidR="00AB6A13">
        <w:t xml:space="preserve"> we can use any available size from </w:t>
      </w:r>
      <w:r w:rsidR="00536CB9">
        <w:t>Standard_</w:t>
      </w:r>
      <w:r w:rsidR="00AB6A13">
        <w:t>A0 and greater</w:t>
      </w:r>
      <w:r w:rsidR="00623BFA">
        <w:rPr>
          <w:rStyle w:val="CommentReference"/>
          <w:rFonts w:asciiTheme="minorHAnsi" w:hAnsiTheme="minorHAnsi" w:cstheme="minorBidi"/>
        </w:rPr>
        <w:commentReference w:id="23"/>
      </w:r>
      <w:r w:rsidR="002C6291">
        <w:rPr>
          <w:rStyle w:val="CommentReference"/>
          <w:rFonts w:asciiTheme="minorHAnsi" w:hAnsiTheme="minorHAnsi" w:cstheme="minorBidi"/>
        </w:rPr>
        <w:commentReference w:id="24"/>
      </w:r>
      <w:r w:rsidR="00AB6A13">
        <w:t>.</w:t>
      </w:r>
      <w:r w:rsidRPr="00795256">
        <w:t xml:space="preserve"> </w:t>
      </w:r>
      <w:r w:rsidR="00AB6A13">
        <w:rPr>
          <w:lang w:val="ru-RU"/>
        </w:rPr>
        <w:t>М</w:t>
      </w:r>
      <w:r w:rsidR="00AB6A13">
        <w:t>aster count equal to 1 is enough for our purposes. C</w:t>
      </w:r>
      <w:r w:rsidRPr="00795256">
        <w:t>opy and paste a public key we generated earlier and press OK.</w:t>
      </w:r>
      <w:r w:rsidR="00623BFA">
        <w:t xml:space="preserve"> </w:t>
      </w:r>
    </w:p>
    <w:p w14:paraId="44A4953D" w14:textId="62E6B314" w:rsidR="00795256" w:rsidRPr="00795256" w:rsidRDefault="00795256" w:rsidP="00795256">
      <w:pPr>
        <w:pStyle w:val="MSBizSparkBodyCopy"/>
        <w:ind w:left="720"/>
      </w:pPr>
      <w:del w:id="25" w:author="Author">
        <w:r w:rsidDel="00AB6A13">
          <w:rPr>
            <w:noProof/>
          </w:rPr>
          <w:lastRenderedPageBreak/>
          <w:drawing>
            <wp:inline distT="114300" distB="114300" distL="114300" distR="114300" wp14:anchorId="4506F68E" wp14:editId="51F92247">
              <wp:extent cx="1733384" cy="3962021"/>
              <wp:effectExtent l="0" t="0" r="635" b="635"/>
              <wp:docPr id="47"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pic:nvPicPr>
                    <pic:blipFill>
                      <a:blip r:embed="rId26"/>
                      <a:srcRect/>
                      <a:stretch>
                        <a:fillRect/>
                      </a:stretch>
                    </pic:blipFill>
                    <pic:spPr>
                      <a:xfrm>
                        <a:off x="0" y="0"/>
                        <a:ext cx="1745672" cy="3990109"/>
                      </a:xfrm>
                      <a:prstGeom prst="rect">
                        <a:avLst/>
                      </a:prstGeom>
                      <a:ln/>
                    </pic:spPr>
                  </pic:pic>
                </a:graphicData>
              </a:graphic>
            </wp:inline>
          </w:drawing>
        </w:r>
      </w:del>
      <w:ins w:id="26" w:author="Author">
        <w:r w:rsidR="00AB6A13" w:rsidRPr="00AB6A13">
          <w:rPr>
            <w:noProof/>
          </w:rPr>
          <w:drawing>
            <wp:inline distT="0" distB="0" distL="0" distR="0" wp14:anchorId="4770E8F2" wp14:editId="7995F47B">
              <wp:extent cx="1727154" cy="3954931"/>
              <wp:effectExtent l="0" t="0" r="6985"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48705" cy="4004280"/>
                      </a:xfrm>
                      <a:prstGeom prst="rect">
                        <a:avLst/>
                      </a:prstGeom>
                    </pic:spPr>
                  </pic:pic>
                </a:graphicData>
              </a:graphic>
            </wp:inline>
          </w:drawing>
        </w:r>
      </w:ins>
    </w:p>
    <w:p w14:paraId="17751C64" w14:textId="32202C32" w:rsidR="00795256" w:rsidRDefault="00795256" w:rsidP="00795256">
      <w:pPr>
        <w:pStyle w:val="MSBizSparkBodyCopy"/>
        <w:numPr>
          <w:ilvl w:val="0"/>
          <w:numId w:val="21"/>
        </w:numPr>
      </w:pPr>
      <w:r w:rsidRPr="00795256">
        <w:t xml:space="preserve">Fill the custom deployment parameters, create a new resource group (as a best practice), </w:t>
      </w:r>
      <w:r w:rsidR="00364005" w:rsidRPr="00795256">
        <w:t>and accept</w:t>
      </w:r>
      <w:r w:rsidRPr="00795256">
        <w:t xml:space="preserve"> legal term</w:t>
      </w:r>
      <w:r w:rsidR="002B7C6B">
        <w:t>s</w:t>
      </w:r>
      <w:r w:rsidR="002E4907">
        <w:t>.</w:t>
      </w:r>
    </w:p>
    <w:p w14:paraId="00706C99" w14:textId="7402ECDE" w:rsidR="00795256" w:rsidRDefault="00795256" w:rsidP="00795256">
      <w:pPr>
        <w:pStyle w:val="MSBizSparkBodyCopy"/>
        <w:ind w:left="720"/>
      </w:pPr>
      <w:r>
        <w:rPr>
          <w:noProof/>
        </w:rPr>
        <w:drawing>
          <wp:inline distT="114300" distB="114300" distL="114300" distR="114300" wp14:anchorId="2F45EA55" wp14:editId="48CB3DA2">
            <wp:extent cx="1502796" cy="3431485"/>
            <wp:effectExtent l="0" t="0" r="2540" b="0"/>
            <wp:docPr id="2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pic:nvPicPr>
                  <pic:blipFill>
                    <a:blip r:embed="rId28"/>
                    <a:srcRect/>
                    <a:stretch>
                      <a:fillRect/>
                    </a:stretch>
                  </pic:blipFill>
                  <pic:spPr>
                    <a:xfrm>
                      <a:off x="0" y="0"/>
                      <a:ext cx="1507529" cy="3442293"/>
                    </a:xfrm>
                    <a:prstGeom prst="rect">
                      <a:avLst/>
                    </a:prstGeom>
                    <a:ln/>
                  </pic:spPr>
                </pic:pic>
              </a:graphicData>
            </a:graphic>
          </wp:inline>
        </w:drawing>
      </w:r>
    </w:p>
    <w:p w14:paraId="494DA41D" w14:textId="1ADF8F8A" w:rsidR="00795256" w:rsidRPr="00795256" w:rsidRDefault="00795256" w:rsidP="00795256">
      <w:pPr>
        <w:pStyle w:val="MSBizSparkBodyCopy"/>
        <w:ind w:left="720"/>
      </w:pPr>
    </w:p>
    <w:p w14:paraId="56AD9258" w14:textId="1221B21E" w:rsidR="00795256" w:rsidRPr="00795256" w:rsidRDefault="00795256" w:rsidP="00795256">
      <w:pPr>
        <w:pStyle w:val="MSBizSparkBodyCopy"/>
        <w:rPr>
          <w:rFonts w:cs="Segoe UI Light"/>
          <w:color w:val="009E49"/>
          <w:sz w:val="22"/>
          <w:szCs w:val="26"/>
        </w:rPr>
      </w:pPr>
      <w:r>
        <w:t xml:space="preserve">While the </w:t>
      </w:r>
      <w:commentRangeStart w:id="27"/>
      <w:commentRangeStart w:id="28"/>
      <w:r>
        <w:t xml:space="preserve">deployment is in progress </w:t>
      </w:r>
      <w:commentRangeEnd w:id="27"/>
      <w:r w:rsidR="00D0576C">
        <w:rPr>
          <w:rStyle w:val="CommentReference"/>
          <w:rFonts w:asciiTheme="minorHAnsi" w:hAnsiTheme="minorHAnsi" w:cstheme="minorBidi"/>
        </w:rPr>
        <w:commentReference w:id="27"/>
      </w:r>
      <w:commentRangeEnd w:id="28"/>
      <w:r w:rsidR="00AE5DBF">
        <w:rPr>
          <w:rStyle w:val="CommentReference"/>
          <w:rFonts w:asciiTheme="minorHAnsi" w:hAnsiTheme="minorHAnsi" w:cstheme="minorBidi"/>
        </w:rPr>
        <w:commentReference w:id="28"/>
      </w:r>
      <w:r>
        <w:t>(it can take some time)</w:t>
      </w:r>
      <w:ins w:id="31" w:author="Author">
        <w:r w:rsidR="00AE5DBF">
          <w:t>,</w:t>
        </w:r>
      </w:ins>
      <w:r>
        <w:t xml:space="preserve"> we can continue with storage</w:t>
      </w:r>
    </w:p>
    <w:p w14:paraId="6262EB95" w14:textId="77777777" w:rsidR="00795256" w:rsidRDefault="00795256" w:rsidP="00795256">
      <w:pPr>
        <w:pStyle w:val="MSBizSparkBodyCopy"/>
        <w:rPr>
          <w:rFonts w:cs="Segoe UI Light"/>
          <w:color w:val="009E49"/>
          <w:sz w:val="22"/>
          <w:szCs w:val="26"/>
        </w:rPr>
      </w:pPr>
    </w:p>
    <w:p w14:paraId="5BD40DAA" w14:textId="7861FE3A" w:rsidR="00795256" w:rsidRPr="00795256" w:rsidRDefault="00795256" w:rsidP="00795256">
      <w:pPr>
        <w:pStyle w:val="MSBizSparkBodyCopy"/>
        <w:rPr>
          <w:rFonts w:cs="Segoe UI Light"/>
          <w:color w:val="009E49"/>
          <w:sz w:val="22"/>
          <w:szCs w:val="26"/>
        </w:rPr>
      </w:pPr>
      <w:r w:rsidRPr="00795256">
        <w:rPr>
          <w:rFonts w:cs="Segoe UI Light"/>
          <w:color w:val="009E49"/>
          <w:sz w:val="22"/>
          <w:szCs w:val="26"/>
        </w:rPr>
        <w:t>Setup a target storage container</w:t>
      </w:r>
    </w:p>
    <w:p w14:paraId="711D0879" w14:textId="14F9AF81" w:rsidR="00795256" w:rsidRDefault="00795256" w:rsidP="00795256">
      <w:pPr>
        <w:pStyle w:val="MSBizSparkBodyCopy"/>
        <w:numPr>
          <w:ilvl w:val="0"/>
          <w:numId w:val="21"/>
        </w:numPr>
      </w:pPr>
      <w:r>
        <w:t>Create a new storage account on a portal:</w:t>
      </w:r>
    </w:p>
    <w:p w14:paraId="49CEA5E7" w14:textId="3808480B" w:rsidR="00795256" w:rsidRDefault="00795256" w:rsidP="00795256">
      <w:pPr>
        <w:pStyle w:val="MSBizSparkBodyCopy"/>
        <w:ind w:left="720"/>
      </w:pPr>
      <w:r>
        <w:rPr>
          <w:noProof/>
        </w:rPr>
        <w:drawing>
          <wp:inline distT="114300" distB="114300" distL="114300" distR="114300" wp14:anchorId="276D11C5" wp14:editId="1E4F68E4">
            <wp:extent cx="4387850" cy="3364233"/>
            <wp:effectExtent l="0" t="0" r="0" b="762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4390366" cy="3366162"/>
                    </a:xfrm>
                    <a:prstGeom prst="rect">
                      <a:avLst/>
                    </a:prstGeom>
                    <a:ln/>
                  </pic:spPr>
                </pic:pic>
              </a:graphicData>
            </a:graphic>
          </wp:inline>
        </w:drawing>
      </w:r>
    </w:p>
    <w:p w14:paraId="30C09FD2" w14:textId="77777777" w:rsidR="003A7BBF" w:rsidRDefault="003A7BBF" w:rsidP="00795256">
      <w:pPr>
        <w:pStyle w:val="MSBizSparkBodyCopy"/>
        <w:ind w:left="720"/>
      </w:pPr>
    </w:p>
    <w:p w14:paraId="49F6A617" w14:textId="713ACAEF" w:rsidR="00795256" w:rsidRDefault="00795256" w:rsidP="00795256">
      <w:pPr>
        <w:pStyle w:val="MSBizSparkBodyCopy"/>
        <w:numPr>
          <w:ilvl w:val="0"/>
          <w:numId w:val="21"/>
        </w:numPr>
      </w:pPr>
      <w:r>
        <w:t xml:space="preserve">Select a Resource Manager Deployment model, fill storage account </w:t>
      </w:r>
      <w:commentRangeStart w:id="32"/>
      <w:commentRangeStart w:id="33"/>
      <w:r>
        <w:t>parameters</w:t>
      </w:r>
      <w:r w:rsidR="00AE5DBF">
        <w:t xml:space="preserve">. We propose to use the same resource group as was used during cluster deployment in order to keep all </w:t>
      </w:r>
      <w:r w:rsidR="00364005">
        <w:t>components</w:t>
      </w:r>
      <w:r w:rsidR="00AE5DBF">
        <w:t xml:space="preserve"> together.</w:t>
      </w:r>
      <w:r>
        <w:t xml:space="preserve"> </w:t>
      </w:r>
      <w:commentRangeEnd w:id="32"/>
      <w:r w:rsidR="00D0576C">
        <w:rPr>
          <w:rStyle w:val="CommentReference"/>
          <w:rFonts w:asciiTheme="minorHAnsi" w:hAnsiTheme="minorHAnsi" w:cstheme="minorBidi"/>
        </w:rPr>
        <w:commentReference w:id="32"/>
      </w:r>
      <w:commentRangeEnd w:id="33"/>
      <w:r w:rsidR="002C6291">
        <w:rPr>
          <w:rStyle w:val="CommentReference"/>
          <w:rFonts w:asciiTheme="minorHAnsi" w:hAnsiTheme="minorHAnsi" w:cstheme="minorBidi"/>
        </w:rPr>
        <w:commentReference w:id="33"/>
      </w:r>
      <w:r w:rsidR="00AE5DBF">
        <w:t>P</w:t>
      </w:r>
      <w:r>
        <w:t xml:space="preserve">ress Create. </w:t>
      </w:r>
    </w:p>
    <w:p w14:paraId="0DD548F9" w14:textId="4A5D3CCB" w:rsidR="00795256" w:rsidRDefault="00795256" w:rsidP="00795256">
      <w:pPr>
        <w:pStyle w:val="MSBizSparkBodyCopy"/>
        <w:ind w:left="720"/>
      </w:pPr>
      <w:r>
        <w:rPr>
          <w:noProof/>
        </w:rPr>
        <w:drawing>
          <wp:inline distT="114300" distB="114300" distL="114300" distR="114300" wp14:anchorId="75F20465" wp14:editId="765AD703">
            <wp:extent cx="1416050" cy="3058668"/>
            <wp:effectExtent l="0" t="0" r="0" b="8890"/>
            <wp:docPr id="1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ic:nvPicPr>
                  <pic:blipFill>
                    <a:blip r:embed="rId30"/>
                    <a:srcRect/>
                    <a:stretch>
                      <a:fillRect/>
                    </a:stretch>
                  </pic:blipFill>
                  <pic:spPr>
                    <a:xfrm>
                      <a:off x="0" y="0"/>
                      <a:ext cx="1417564" cy="3061939"/>
                    </a:xfrm>
                    <a:prstGeom prst="rect">
                      <a:avLst/>
                    </a:prstGeom>
                    <a:ln/>
                  </pic:spPr>
                </pic:pic>
              </a:graphicData>
            </a:graphic>
          </wp:inline>
        </w:drawing>
      </w:r>
    </w:p>
    <w:p w14:paraId="679DB82D" w14:textId="77777777" w:rsidR="00873D6D" w:rsidRDefault="00EF5656" w:rsidP="00EF5656">
      <w:pPr>
        <w:pStyle w:val="MSBizSparkBodyCopy"/>
        <w:numPr>
          <w:ilvl w:val="0"/>
          <w:numId w:val="21"/>
        </w:numPr>
      </w:pPr>
      <w:r>
        <w:lastRenderedPageBreak/>
        <w:t>Click on Access Keys and copy storage account name and key1 to some temporal place to remember. We will use this storage account name and key several times later in this document.</w:t>
      </w:r>
    </w:p>
    <w:p w14:paraId="48919867" w14:textId="28AF78BB" w:rsidR="00EF5656" w:rsidRDefault="00EF5656" w:rsidP="00873D6D">
      <w:pPr>
        <w:pStyle w:val="MSBizSparkBodyCopy"/>
        <w:ind w:left="720"/>
        <w:rPr>
          <w:ins w:id="34" w:author="Author"/>
        </w:rPr>
      </w:pPr>
      <w:ins w:id="35" w:author="Author">
        <w:r w:rsidRPr="00364005">
          <w:rPr>
            <w:noProof/>
            <w:lang w:eastAsia="ru-RU"/>
          </w:rPr>
          <w:t xml:space="preserve"> </w:t>
        </w:r>
        <w:r w:rsidR="00873D6D">
          <w:rPr>
            <w:noProof/>
            <w:lang w:eastAsia="ru-RU"/>
          </w:rPr>
          <w:br/>
        </w:r>
      </w:ins>
      <w:r>
        <w:rPr>
          <w:noProof/>
        </w:rPr>
        <w:drawing>
          <wp:inline distT="0" distB="0" distL="0" distR="0" wp14:anchorId="73D4494A" wp14:editId="7498A517">
            <wp:extent cx="3460089" cy="3151417"/>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5488" cy="3165442"/>
                    </a:xfrm>
                    <a:prstGeom prst="rect">
                      <a:avLst/>
                    </a:prstGeom>
                  </pic:spPr>
                </pic:pic>
              </a:graphicData>
            </a:graphic>
          </wp:inline>
        </w:drawing>
      </w:r>
    </w:p>
    <w:p w14:paraId="62756235" w14:textId="4A7055CB" w:rsidR="00795256" w:rsidRDefault="00795256" w:rsidP="00795256">
      <w:pPr>
        <w:pStyle w:val="MSBizSparkBodyCopy"/>
        <w:numPr>
          <w:ilvl w:val="0"/>
          <w:numId w:val="21"/>
        </w:numPr>
      </w:pPr>
      <w:r>
        <w:t>Create a blob container</w:t>
      </w:r>
      <w:ins w:id="36" w:author="Author">
        <w:r w:rsidR="00873D6D">
          <w:br/>
        </w:r>
      </w:ins>
    </w:p>
    <w:p w14:paraId="3713F9D3" w14:textId="68BFFC40" w:rsidR="00795256" w:rsidRDefault="00795256" w:rsidP="00795256">
      <w:pPr>
        <w:pStyle w:val="MSBizSparkBodyCopy"/>
        <w:ind w:left="720"/>
      </w:pPr>
      <w:r>
        <w:rPr>
          <w:noProof/>
        </w:rPr>
        <w:drawing>
          <wp:inline distT="114300" distB="114300" distL="114300" distR="114300" wp14:anchorId="5502F5D4" wp14:editId="006C3FA2">
            <wp:extent cx="3492862" cy="2329732"/>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3502050" cy="2335860"/>
                    </a:xfrm>
                    <a:prstGeom prst="rect">
                      <a:avLst/>
                    </a:prstGeom>
                    <a:ln/>
                  </pic:spPr>
                </pic:pic>
              </a:graphicData>
            </a:graphic>
          </wp:inline>
        </w:drawing>
      </w:r>
    </w:p>
    <w:p w14:paraId="283D0F99" w14:textId="77777777" w:rsidR="003A7BBF" w:rsidRDefault="003A7BBF" w:rsidP="00795256">
      <w:pPr>
        <w:pStyle w:val="MSBizSparkBodyCopy"/>
        <w:ind w:left="720"/>
      </w:pPr>
    </w:p>
    <w:p w14:paraId="1CFF1E7F" w14:textId="21885383" w:rsidR="00795256" w:rsidRDefault="00795256" w:rsidP="00795256">
      <w:pPr>
        <w:pStyle w:val="MSBizSparkBodyCopy"/>
        <w:numPr>
          <w:ilvl w:val="0"/>
          <w:numId w:val="21"/>
        </w:numPr>
      </w:pPr>
      <w:r>
        <w:t xml:space="preserve">Name a container as </w:t>
      </w:r>
      <w:r w:rsidRPr="003A7BBF">
        <w:rPr>
          <w:b/>
          <w:i/>
        </w:rPr>
        <w:t>encoderresults</w:t>
      </w:r>
      <w:r>
        <w:t xml:space="preserve"> and press Create</w:t>
      </w:r>
    </w:p>
    <w:p w14:paraId="05F895B2" w14:textId="5D0338E8" w:rsidR="00795256" w:rsidDel="00873D6D" w:rsidRDefault="00795256" w:rsidP="00795256">
      <w:pPr>
        <w:pStyle w:val="MSBizSparkBodyCopy"/>
        <w:ind w:left="720"/>
        <w:rPr>
          <w:ins w:id="37" w:author="Author"/>
          <w:del w:id="38" w:author="Author"/>
        </w:rPr>
      </w:pPr>
      <w:r>
        <w:rPr>
          <w:noProof/>
        </w:rPr>
        <w:lastRenderedPageBreak/>
        <w:drawing>
          <wp:inline distT="114300" distB="114300" distL="114300" distR="114300" wp14:anchorId="5FAB1750" wp14:editId="27039DC9">
            <wp:extent cx="1555750" cy="1580742"/>
            <wp:effectExtent l="0" t="0" r="6350" b="635"/>
            <wp:docPr id="24"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3"/>
                    <a:srcRect/>
                    <a:stretch>
                      <a:fillRect/>
                    </a:stretch>
                  </pic:blipFill>
                  <pic:spPr>
                    <a:xfrm>
                      <a:off x="0" y="0"/>
                      <a:ext cx="1568529" cy="1593726"/>
                    </a:xfrm>
                    <a:prstGeom prst="rect">
                      <a:avLst/>
                    </a:prstGeom>
                    <a:ln/>
                  </pic:spPr>
                </pic:pic>
              </a:graphicData>
            </a:graphic>
          </wp:inline>
        </w:drawing>
      </w:r>
    </w:p>
    <w:p w14:paraId="0241B759" w14:textId="0F99A91E" w:rsidR="00795256" w:rsidRDefault="00795256" w:rsidP="00795256">
      <w:pPr>
        <w:pStyle w:val="MSBizSparkBodyCopy"/>
        <w:jc w:val="center"/>
        <w:rPr>
          <w:ins w:id="39" w:author="Author"/>
        </w:rPr>
      </w:pPr>
    </w:p>
    <w:p w14:paraId="2DCC8B52" w14:textId="3385A939" w:rsidR="002C6291" w:rsidRDefault="002C6291" w:rsidP="00873D6D">
      <w:pPr>
        <w:pStyle w:val="MSBizSparkBodyCopy"/>
      </w:pPr>
      <w:r>
        <w:t>At this point we have a fully functional docker swarm which is running on a single VM instance. This topology will allow us to spin up as many docker instances as the resources of the VM can handle. Now, in order to scale beyond the limit of a single VM, we will configure auto-scaling.</w:t>
      </w:r>
      <w:r w:rsidR="00873D6D">
        <w:br/>
      </w:r>
    </w:p>
    <w:p w14:paraId="2E237034" w14:textId="77777777" w:rsidR="00795256" w:rsidRPr="00795256" w:rsidRDefault="00795256" w:rsidP="00795256">
      <w:pPr>
        <w:pStyle w:val="MSBizSparkBodyCopy"/>
        <w:rPr>
          <w:rFonts w:cs="Segoe UI Light"/>
          <w:color w:val="009E49"/>
          <w:sz w:val="22"/>
          <w:szCs w:val="26"/>
        </w:rPr>
      </w:pPr>
      <w:commentRangeStart w:id="40"/>
      <w:commentRangeStart w:id="41"/>
      <w:r w:rsidRPr="00795256">
        <w:rPr>
          <w:rFonts w:cs="Segoe UI Light"/>
          <w:color w:val="009E49"/>
          <w:sz w:val="22"/>
          <w:szCs w:val="26"/>
        </w:rPr>
        <w:t xml:space="preserve">Enable </w:t>
      </w:r>
      <w:commentRangeEnd w:id="40"/>
      <w:r w:rsidR="003F7BA3">
        <w:rPr>
          <w:rStyle w:val="CommentReference"/>
          <w:rFonts w:asciiTheme="minorHAnsi" w:hAnsiTheme="minorHAnsi" w:cstheme="minorBidi"/>
        </w:rPr>
        <w:commentReference w:id="40"/>
      </w:r>
      <w:commentRangeEnd w:id="41"/>
      <w:r w:rsidR="002C6291">
        <w:rPr>
          <w:rStyle w:val="CommentReference"/>
          <w:rFonts w:asciiTheme="minorHAnsi" w:hAnsiTheme="minorHAnsi" w:cstheme="minorBidi"/>
        </w:rPr>
        <w:commentReference w:id="41"/>
      </w:r>
      <w:r w:rsidRPr="00795256">
        <w:rPr>
          <w:rFonts w:cs="Segoe UI Light"/>
          <w:color w:val="009E49"/>
          <w:sz w:val="22"/>
          <w:szCs w:val="26"/>
        </w:rPr>
        <w:t>Azure Container Service cluster auto scale</w:t>
      </w:r>
    </w:p>
    <w:p w14:paraId="20944E71" w14:textId="0BC13F07" w:rsidR="00795256" w:rsidRDefault="00795256" w:rsidP="00795256">
      <w:pPr>
        <w:pStyle w:val="MSBizSparkBodyCopy"/>
      </w:pPr>
      <w:r>
        <w:t>There are t</w:t>
      </w:r>
      <w:r w:rsidR="002C6291">
        <w:t>w</w:t>
      </w:r>
      <w:r>
        <w:t xml:space="preserve">o documents publically available which are describing the concept: </w:t>
      </w:r>
    </w:p>
    <w:p w14:paraId="7491FD78" w14:textId="0DD3BC5D" w:rsidR="00795256" w:rsidRDefault="00364005" w:rsidP="00795256">
      <w:pPr>
        <w:pStyle w:val="MSBizSparkBodyCopy"/>
        <w:numPr>
          <w:ilvl w:val="0"/>
          <w:numId w:val="20"/>
        </w:numPr>
      </w:pPr>
      <w:hyperlink r:id="rId34" w:history="1">
        <w:r w:rsidR="003A7BBF" w:rsidRPr="008201B0">
          <w:rPr>
            <w:rStyle w:val="Hyperlink"/>
          </w:rPr>
          <w:t>https://azure.microsoft.com/en-us/documentation/articles/virtual-machines-vmss-walkthrough-cli/</w:t>
        </w:r>
      </w:hyperlink>
      <w:r w:rsidR="003A7BBF">
        <w:t xml:space="preserve"> </w:t>
      </w:r>
    </w:p>
    <w:p w14:paraId="1FB5DC2E" w14:textId="2F7A7EB4" w:rsidR="00795256" w:rsidRDefault="00364005" w:rsidP="00795256">
      <w:pPr>
        <w:pStyle w:val="MSBizSparkBodyCopy"/>
        <w:numPr>
          <w:ilvl w:val="0"/>
          <w:numId w:val="20"/>
        </w:numPr>
      </w:pPr>
      <w:hyperlink r:id="rId35" w:history="1">
        <w:r w:rsidR="003A7BBF" w:rsidRPr="008201B0">
          <w:rPr>
            <w:rStyle w:val="Hyperlink"/>
          </w:rPr>
          <w:t>https://github.com/Azure/azure-quickstart-templates/tree/master/201-vmss-ubuntu-autoscale</w:t>
        </w:r>
      </w:hyperlink>
      <w:r w:rsidR="003A7BBF">
        <w:t xml:space="preserve"> </w:t>
      </w:r>
    </w:p>
    <w:p w14:paraId="07E30DD9" w14:textId="77777777" w:rsidR="00E0520A" w:rsidRDefault="00E0520A" w:rsidP="00795256">
      <w:pPr>
        <w:pStyle w:val="MSBizSparkBodyCopy"/>
      </w:pPr>
    </w:p>
    <w:p w14:paraId="1ECCA6A8" w14:textId="1D094685" w:rsidR="00795256" w:rsidRDefault="00795256" w:rsidP="00795256">
      <w:pPr>
        <w:pStyle w:val="MSBizSparkBodyCopy"/>
      </w:pPr>
      <w:r>
        <w:t xml:space="preserve">In the sample we will use CPU load as an auto scale decision maker, and it is possible to enable an auto scale based on the CPU load of Docker swarm cluster agents. If CPU usage is high on all of available agents a new agent will be added to cluster. If CPU loading became lower some agents will be removed from cluster. The rules in the deployment are need to be tuned for production use. </w:t>
      </w:r>
    </w:p>
    <w:p w14:paraId="3613111B" w14:textId="77777777" w:rsidR="00E0520A" w:rsidRDefault="00E0520A" w:rsidP="00795256">
      <w:pPr>
        <w:pStyle w:val="MSBizSparkBodyCopy"/>
      </w:pPr>
    </w:p>
    <w:p w14:paraId="2C223B9F" w14:textId="2C96F3C8" w:rsidR="00795256" w:rsidRDefault="00795256" w:rsidP="00795256">
      <w:pPr>
        <w:pStyle w:val="MSBizSparkBodyCopy"/>
      </w:pPr>
      <w:r>
        <w:t>The Virtual Machine Scale Sets API version is 2015-06-15 and it is a preview release for evaluation and testing purposes at the moment the article is being written. It is recommended that for the preview release, you register with the feature before using VM Scale Sets</w:t>
      </w:r>
      <w:commentRangeStart w:id="45"/>
      <w:commentRangeStart w:id="46"/>
      <w:r>
        <w:t>. You do this by running the following Azure-Cli command:</w:t>
      </w:r>
      <w:commentRangeEnd w:id="45"/>
      <w:r w:rsidR="003F7BA3">
        <w:rPr>
          <w:rStyle w:val="CommentReference"/>
          <w:rFonts w:asciiTheme="minorHAnsi" w:hAnsiTheme="minorHAnsi" w:cstheme="minorBidi"/>
        </w:rPr>
        <w:commentReference w:id="45"/>
      </w:r>
      <w:commentRangeEnd w:id="46"/>
      <w:r w:rsidR="002C6291">
        <w:rPr>
          <w:rStyle w:val="CommentReference"/>
          <w:rFonts w:asciiTheme="minorHAnsi" w:hAnsiTheme="minorHAnsi" w:cstheme="minorBidi"/>
        </w:rPr>
        <w:commentReference w:id="46"/>
      </w:r>
    </w:p>
    <w:p w14:paraId="38560C44" w14:textId="1483FD4C" w:rsidR="00795256" w:rsidRDefault="00795256" w:rsidP="00795256">
      <w:pPr>
        <w:pStyle w:val="MSBizSparkBodyCopy"/>
        <w:rPr>
          <w:i/>
          <w:color w:val="2E74B5" w:themeColor="accent1" w:themeShade="BF"/>
        </w:rPr>
      </w:pPr>
      <w:bookmarkStart w:id="47" w:name="OLE_LINK17"/>
      <w:bookmarkStart w:id="48" w:name="OLE_LINK18"/>
      <w:r w:rsidRPr="00E0520A">
        <w:rPr>
          <w:i/>
          <w:color w:val="2E74B5" w:themeColor="accent1" w:themeShade="BF"/>
        </w:rPr>
        <w:t>azure feature register Microsoft.Compute vmssApiPreviewV2Access</w:t>
      </w:r>
    </w:p>
    <w:bookmarkEnd w:id="47"/>
    <w:bookmarkEnd w:id="48"/>
    <w:p w14:paraId="269900D6" w14:textId="77777777" w:rsidR="00E0520A" w:rsidRPr="00E0520A" w:rsidRDefault="00E0520A" w:rsidP="00795256">
      <w:pPr>
        <w:pStyle w:val="MSBizSparkBodyCopy"/>
        <w:rPr>
          <w:i/>
        </w:rPr>
      </w:pPr>
    </w:p>
    <w:p w14:paraId="58216DCF" w14:textId="77777777" w:rsidR="00795256" w:rsidRDefault="00795256" w:rsidP="00795256">
      <w:pPr>
        <w:pStyle w:val="MSBizSparkBodyCopy"/>
      </w:pPr>
      <w:r>
        <w:t>or Azure PowerShell command:</w:t>
      </w:r>
    </w:p>
    <w:p w14:paraId="157E87A0" w14:textId="77777777" w:rsidR="00795256" w:rsidRPr="00E0520A" w:rsidRDefault="00795256" w:rsidP="00795256">
      <w:pPr>
        <w:pStyle w:val="MSBizSparkBodyCopy"/>
        <w:rPr>
          <w:i/>
          <w:color w:val="2E74B5" w:themeColor="accent1" w:themeShade="BF"/>
        </w:rPr>
      </w:pPr>
      <w:r w:rsidRPr="00E0520A">
        <w:rPr>
          <w:i/>
          <w:color w:val="2E74B5" w:themeColor="accent1" w:themeShade="BF"/>
        </w:rPr>
        <w:t>Register-AzureRmProviderFeature -FeatureName vmssApiPreviewV2Access -ProviderNamespace Microsoft.Compute</w:t>
      </w:r>
    </w:p>
    <w:p w14:paraId="3225CE68" w14:textId="77777777" w:rsidR="00795256" w:rsidRDefault="00795256" w:rsidP="00795256">
      <w:pPr>
        <w:pStyle w:val="MSBizSparkBodyCopy"/>
      </w:pPr>
    </w:p>
    <w:p w14:paraId="6F6C37FB" w14:textId="72ACCF14" w:rsidR="00795256" w:rsidRDefault="00C7193A" w:rsidP="00795256">
      <w:pPr>
        <w:pStyle w:val="MSBizSparkBodyCopy"/>
      </w:pPr>
      <w:bookmarkStart w:id="49" w:name="OLE_LINK22"/>
      <w:bookmarkStart w:id="50" w:name="OLE_LINK23"/>
      <w:r>
        <w:t xml:space="preserve">In order to enable automatic scale we need a name of Virtual Machine Scale Set the deployed cluster uses. This name we will use in the template deployment later. </w:t>
      </w:r>
      <w:r w:rsidR="00873D6D">
        <w:t>Please write it down and we will use it later.</w:t>
      </w:r>
      <w:r>
        <w:t xml:space="preserve">this name. </w:t>
      </w:r>
    </w:p>
    <w:bookmarkEnd w:id="49"/>
    <w:bookmarkEnd w:id="50"/>
    <w:p w14:paraId="25AC8DF9" w14:textId="7E74C9EA" w:rsidR="00795256" w:rsidRDefault="00795256" w:rsidP="00E0520A">
      <w:pPr>
        <w:pStyle w:val="MSBizSparkBodyCopy"/>
        <w:numPr>
          <w:ilvl w:val="0"/>
          <w:numId w:val="20"/>
        </w:numPr>
      </w:pPr>
      <w:r>
        <w:t>Press Browse -&gt; Resource Explorer</w:t>
      </w:r>
    </w:p>
    <w:p w14:paraId="61730A25" w14:textId="15591C43" w:rsidR="00E0520A" w:rsidRDefault="00E0520A" w:rsidP="00E0520A">
      <w:pPr>
        <w:pStyle w:val="MSBizSparkBodyCopy"/>
        <w:ind w:left="720"/>
      </w:pPr>
      <w:r>
        <w:rPr>
          <w:noProof/>
        </w:rPr>
        <w:lastRenderedPageBreak/>
        <w:drawing>
          <wp:inline distT="114300" distB="114300" distL="114300" distR="114300" wp14:anchorId="169E029F" wp14:editId="42360A3D">
            <wp:extent cx="3353605" cy="2027582"/>
            <wp:effectExtent l="0" t="0" r="0" b="0"/>
            <wp:docPr id="1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pic:nvPicPr>
                  <pic:blipFill>
                    <a:blip r:embed="rId36"/>
                    <a:srcRect/>
                    <a:stretch>
                      <a:fillRect/>
                    </a:stretch>
                  </pic:blipFill>
                  <pic:spPr>
                    <a:xfrm>
                      <a:off x="0" y="0"/>
                      <a:ext cx="3374021" cy="2039925"/>
                    </a:xfrm>
                    <a:prstGeom prst="rect">
                      <a:avLst/>
                    </a:prstGeom>
                    <a:ln/>
                  </pic:spPr>
                </pic:pic>
              </a:graphicData>
            </a:graphic>
          </wp:inline>
        </w:drawing>
      </w:r>
    </w:p>
    <w:p w14:paraId="177ACACE" w14:textId="5E7260F7" w:rsidR="00795256" w:rsidRDefault="00795256" w:rsidP="00E0520A">
      <w:pPr>
        <w:pStyle w:val="MSBizSparkBodyCopy"/>
        <w:numPr>
          <w:ilvl w:val="0"/>
          <w:numId w:val="20"/>
        </w:numPr>
      </w:pPr>
      <w:r>
        <w:t>Type “vmss” in the search box</w:t>
      </w:r>
      <w:r w:rsidR="00550D2D">
        <w:t>,</w:t>
      </w:r>
      <w:r>
        <w:t xml:space="preserve"> select </w:t>
      </w:r>
      <w:r w:rsidR="00C7193A">
        <w:t xml:space="preserve">a found virtualMachineScaleSet </w:t>
      </w:r>
      <w:r>
        <w:t xml:space="preserve">item </w:t>
      </w:r>
      <w:r w:rsidR="00C7193A">
        <w:t xml:space="preserve">located </w:t>
      </w:r>
      <w:r>
        <w:t>in your resource group</w:t>
      </w:r>
      <w:r w:rsidR="00550D2D">
        <w:t xml:space="preserve"> and press Enter.</w:t>
      </w:r>
    </w:p>
    <w:p w14:paraId="3B6023C0" w14:textId="7248523E" w:rsidR="00E0520A" w:rsidRDefault="00E0520A" w:rsidP="00E0520A">
      <w:pPr>
        <w:pStyle w:val="MSBizSparkBodyCopy"/>
        <w:ind w:left="720"/>
      </w:pPr>
      <w:r>
        <w:rPr>
          <w:noProof/>
        </w:rPr>
        <w:drawing>
          <wp:inline distT="114300" distB="114300" distL="114300" distR="114300" wp14:anchorId="5B87F807" wp14:editId="55CABBEE">
            <wp:extent cx="3480672" cy="1820849"/>
            <wp:effectExtent l="0" t="0" r="5715" b="8255"/>
            <wp:docPr id="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pic:nvPicPr>
                  <pic:blipFill>
                    <a:blip r:embed="rId37"/>
                    <a:srcRect/>
                    <a:stretch>
                      <a:fillRect/>
                    </a:stretch>
                  </pic:blipFill>
                  <pic:spPr>
                    <a:xfrm>
                      <a:off x="0" y="0"/>
                      <a:ext cx="3492885" cy="1827238"/>
                    </a:xfrm>
                    <a:prstGeom prst="rect">
                      <a:avLst/>
                    </a:prstGeom>
                    <a:ln/>
                  </pic:spPr>
                </pic:pic>
              </a:graphicData>
            </a:graphic>
          </wp:inline>
        </w:drawing>
      </w:r>
    </w:p>
    <w:p w14:paraId="40179C3B" w14:textId="64FEBF4A" w:rsidR="00795256" w:rsidRDefault="00795256" w:rsidP="00E0520A">
      <w:pPr>
        <w:pStyle w:val="MSBizSparkBodyCopy"/>
        <w:numPr>
          <w:ilvl w:val="0"/>
          <w:numId w:val="20"/>
        </w:numPr>
      </w:pPr>
      <w:r>
        <w:t xml:space="preserve">Copy a </w:t>
      </w:r>
      <w:bookmarkStart w:id="51" w:name="OLE_LINK19"/>
      <w:bookmarkStart w:id="52" w:name="OLE_LINK20"/>
      <w:bookmarkStart w:id="53" w:name="OLE_LINK21"/>
      <w:r>
        <w:t xml:space="preserve">Virtual Machine Scale Set </w:t>
      </w:r>
      <w:bookmarkEnd w:id="51"/>
      <w:bookmarkEnd w:id="52"/>
      <w:bookmarkEnd w:id="53"/>
      <w:r>
        <w:t>name</w:t>
      </w:r>
      <w:r w:rsidR="009B791B">
        <w:t xml:space="preserve"> on some temporal place to remember</w:t>
      </w:r>
      <w:r>
        <w:t xml:space="preserve">. We will use </w:t>
      </w:r>
      <w:r w:rsidR="009B791B">
        <w:t>the vmss name</w:t>
      </w:r>
      <w:r>
        <w:t xml:space="preserve"> later</w:t>
      </w:r>
      <w:r w:rsidR="009B791B">
        <w:t xml:space="preserve"> in the template parameter</w:t>
      </w:r>
      <w:r>
        <w:t>.</w:t>
      </w:r>
    </w:p>
    <w:p w14:paraId="06A8419E" w14:textId="7FE9F3FB" w:rsidR="00E0520A" w:rsidRDefault="00E0520A" w:rsidP="00E0520A">
      <w:pPr>
        <w:pStyle w:val="MSBizSparkBodyCopy"/>
        <w:ind w:left="720"/>
        <w:rPr>
          <w:ins w:id="54" w:author="Author"/>
        </w:rPr>
      </w:pPr>
      <w:r>
        <w:rPr>
          <w:noProof/>
        </w:rPr>
        <w:drawing>
          <wp:inline distT="114300" distB="114300" distL="114300" distR="114300" wp14:anchorId="4D41DD1E" wp14:editId="7EF07289">
            <wp:extent cx="4705350" cy="1032251"/>
            <wp:effectExtent l="0" t="0" r="0" b="0"/>
            <wp:docPr id="3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8"/>
                    <a:srcRect/>
                    <a:stretch>
                      <a:fillRect/>
                    </a:stretch>
                  </pic:blipFill>
                  <pic:spPr>
                    <a:xfrm>
                      <a:off x="0" y="0"/>
                      <a:ext cx="4717160" cy="1034842"/>
                    </a:xfrm>
                    <a:prstGeom prst="rect">
                      <a:avLst/>
                    </a:prstGeom>
                    <a:ln/>
                  </pic:spPr>
                </pic:pic>
              </a:graphicData>
            </a:graphic>
          </wp:inline>
        </w:drawing>
      </w:r>
    </w:p>
    <w:p w14:paraId="50A90471" w14:textId="660DB1FD" w:rsidR="00795256" w:rsidRDefault="00873D6D" w:rsidP="00E0520A">
      <w:pPr>
        <w:pStyle w:val="MSBizSparkBodyCopy"/>
        <w:numPr>
          <w:ilvl w:val="0"/>
          <w:numId w:val="20"/>
        </w:numPr>
      </w:pPr>
      <w:ins w:id="55" w:author="Author">
        <w:r>
          <w:br/>
        </w:r>
      </w:ins>
      <w:r w:rsidR="00550D2D">
        <w:t xml:space="preserve">There are several ways how to execute a deployment template. We will use a portal UI: </w:t>
      </w:r>
      <w:r w:rsidR="00795256">
        <w:t xml:space="preserve">Press </w:t>
      </w:r>
      <w:r w:rsidR="00550D2D">
        <w:t>+</w:t>
      </w:r>
      <w:r w:rsidR="00795256">
        <w:t>New and enter a “template deployment” in a search box</w:t>
      </w:r>
    </w:p>
    <w:p w14:paraId="6DB8A3A3" w14:textId="5F6A985A" w:rsidR="00E0520A" w:rsidRDefault="00E0520A" w:rsidP="00E0520A">
      <w:pPr>
        <w:pStyle w:val="MSBizSparkBodyCopy"/>
        <w:ind w:left="720"/>
      </w:pPr>
      <w:r>
        <w:rPr>
          <w:noProof/>
        </w:rPr>
        <w:lastRenderedPageBreak/>
        <w:drawing>
          <wp:inline distT="114300" distB="114300" distL="114300" distR="114300" wp14:anchorId="1763A384" wp14:editId="7E5C479C">
            <wp:extent cx="2402052" cy="3263900"/>
            <wp:effectExtent l="0" t="0" r="0" b="0"/>
            <wp:docPr id="1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pic:nvPicPr>
                  <pic:blipFill>
                    <a:blip r:embed="rId39"/>
                    <a:srcRect/>
                    <a:stretch>
                      <a:fillRect/>
                    </a:stretch>
                  </pic:blipFill>
                  <pic:spPr>
                    <a:xfrm>
                      <a:off x="0" y="0"/>
                      <a:ext cx="2405290" cy="3268299"/>
                    </a:xfrm>
                    <a:prstGeom prst="rect">
                      <a:avLst/>
                    </a:prstGeom>
                    <a:ln/>
                  </pic:spPr>
                </pic:pic>
              </a:graphicData>
            </a:graphic>
          </wp:inline>
        </w:drawing>
      </w:r>
    </w:p>
    <w:p w14:paraId="7D245CC9" w14:textId="3CF40175" w:rsidR="00795256" w:rsidRDefault="00795256" w:rsidP="00E0520A">
      <w:pPr>
        <w:pStyle w:val="MSBizSparkBodyCopy"/>
        <w:numPr>
          <w:ilvl w:val="0"/>
          <w:numId w:val="20"/>
        </w:numPr>
      </w:pPr>
      <w:r>
        <w:t xml:space="preserve">Select Template Deployment  </w:t>
      </w:r>
    </w:p>
    <w:p w14:paraId="77E8BCF1" w14:textId="36A568C8" w:rsidR="00E0520A" w:rsidRDefault="00E0520A" w:rsidP="00E0520A">
      <w:pPr>
        <w:pStyle w:val="MSBizSparkBodyCopy"/>
        <w:ind w:left="720"/>
      </w:pPr>
      <w:r>
        <w:rPr>
          <w:noProof/>
        </w:rPr>
        <w:drawing>
          <wp:inline distT="114300" distB="114300" distL="114300" distR="114300" wp14:anchorId="02B1849F" wp14:editId="6ADA9158">
            <wp:extent cx="3644900" cy="1526531"/>
            <wp:effectExtent l="0" t="0" r="0" b="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3653423" cy="1530100"/>
                    </a:xfrm>
                    <a:prstGeom prst="rect">
                      <a:avLst/>
                    </a:prstGeom>
                    <a:ln/>
                  </pic:spPr>
                </pic:pic>
              </a:graphicData>
            </a:graphic>
          </wp:inline>
        </w:drawing>
      </w:r>
    </w:p>
    <w:p w14:paraId="77087EEE" w14:textId="76C91D77" w:rsidR="00795256" w:rsidRDefault="00E0520A" w:rsidP="00E0520A">
      <w:pPr>
        <w:pStyle w:val="MSBizSparkBodyCopy"/>
        <w:numPr>
          <w:ilvl w:val="0"/>
          <w:numId w:val="20"/>
        </w:numPr>
      </w:pPr>
      <w:r>
        <w:t>P</w:t>
      </w:r>
      <w:r w:rsidR="00795256">
        <w:t>ress Create</w:t>
      </w:r>
    </w:p>
    <w:p w14:paraId="1C7C6122" w14:textId="6AA7156A" w:rsidR="00E0520A" w:rsidRDefault="00E0520A" w:rsidP="00E0520A">
      <w:pPr>
        <w:pStyle w:val="MSBizSparkBodyCopy"/>
        <w:ind w:left="720"/>
      </w:pPr>
      <w:r>
        <w:rPr>
          <w:noProof/>
        </w:rPr>
        <w:drawing>
          <wp:inline distT="114300" distB="114300" distL="114300" distR="114300" wp14:anchorId="26ED68F6" wp14:editId="49282D58">
            <wp:extent cx="1866900" cy="1450686"/>
            <wp:effectExtent l="0" t="0" r="0" b="0"/>
            <wp:docPr id="3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pic:nvPicPr>
                  <pic:blipFill>
                    <a:blip r:embed="rId41"/>
                    <a:srcRect/>
                    <a:stretch>
                      <a:fillRect/>
                    </a:stretch>
                  </pic:blipFill>
                  <pic:spPr>
                    <a:xfrm>
                      <a:off x="0" y="0"/>
                      <a:ext cx="1872449" cy="1454998"/>
                    </a:xfrm>
                    <a:prstGeom prst="rect">
                      <a:avLst/>
                    </a:prstGeom>
                    <a:ln/>
                  </pic:spPr>
                </pic:pic>
              </a:graphicData>
            </a:graphic>
          </wp:inline>
        </w:drawing>
      </w:r>
    </w:p>
    <w:p w14:paraId="71C0FB80" w14:textId="35C91699" w:rsidR="00795256" w:rsidRDefault="00795256" w:rsidP="00E0520A">
      <w:pPr>
        <w:pStyle w:val="MSBizSparkBodyCopy"/>
        <w:numPr>
          <w:ilvl w:val="0"/>
          <w:numId w:val="20"/>
        </w:numPr>
      </w:pPr>
      <w:r>
        <w:t>Press on Edit Template and paste the template content:</w:t>
      </w:r>
    </w:p>
    <w:p w14:paraId="137D6439" w14:textId="77777777" w:rsidR="00795256" w:rsidRPr="00E0520A" w:rsidRDefault="00795256" w:rsidP="00D5494E">
      <w:pPr>
        <w:pStyle w:val="MSBizSparkBodyCopy"/>
        <w:ind w:left="720"/>
        <w:rPr>
          <w:i/>
          <w:color w:val="2E74B5" w:themeColor="accent1" w:themeShade="BF"/>
          <w:sz w:val="16"/>
        </w:rPr>
      </w:pPr>
      <w:r w:rsidRPr="00D5494E">
        <w:rPr>
          <w:i/>
          <w:color w:val="2E74B5" w:themeColor="accent1" w:themeShade="BF"/>
          <w:sz w:val="16"/>
        </w:rPr>
        <w:t>{</w:t>
      </w:r>
    </w:p>
    <w:p w14:paraId="4C7AA8F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"$schema": "https://schema.management.azure.com/schemas/2015-01-01/deploymentTemplate.json#",</w:t>
      </w:r>
    </w:p>
    <w:p w14:paraId="18B0BF6F"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"contentVersion": "1.0.0.0",</w:t>
      </w:r>
    </w:p>
    <w:p w14:paraId="4FACC58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"parameters": {</w:t>
      </w:r>
    </w:p>
    <w:p w14:paraId="32230C29"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"vmssName": {</w:t>
      </w:r>
    </w:p>
    <w:p w14:paraId="0596503F"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"type": "string",</w:t>
      </w:r>
    </w:p>
    <w:p w14:paraId="72914212"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"metadata": {</w:t>
      </w:r>
    </w:p>
    <w:p w14:paraId="49A0ADC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"description": "Name of existing VM Scale Set"</w:t>
      </w:r>
    </w:p>
    <w:p w14:paraId="343804F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lastRenderedPageBreak/>
        <w:t xml:space="preserve">      }</w:t>
      </w:r>
    </w:p>
    <w:p w14:paraId="64231E64"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3251D80B"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"storageAccountName": {</w:t>
      </w:r>
    </w:p>
    <w:p w14:paraId="08D9DF30"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"type": "string",</w:t>
      </w:r>
    </w:p>
    <w:p w14:paraId="2953E8F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"metadata": {</w:t>
      </w:r>
    </w:p>
    <w:p w14:paraId="131D0BDF"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"description": "Diagnostics storage account name"</w:t>
      </w:r>
    </w:p>
    <w:p w14:paraId="5C5D3011"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7E09F601"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5F2F91E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3EFD296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"variables": {</w:t>
      </w:r>
    </w:p>
    <w:p w14:paraId="112A3022"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"apiVersion": "2015-06-15",</w:t>
      </w:r>
    </w:p>
    <w:p w14:paraId="1A85486B"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"diagnosticsStorageAccountName": "[parameters('storageAccountName')]",</w:t>
      </w:r>
    </w:p>
    <w:p w14:paraId="0637EFF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"diagnosticsStorageAccountResourceGroup": "[resourceGroup().name]",</w:t>
      </w:r>
    </w:p>
    <w:p w14:paraId="2AFD87F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"accountid": "[concat('/subscriptions/',subscription().subscriptionId,'/resourceGroups/',variables('diagnosticsStorageAccountResourceGroup'),'/providers/','Microsoft.Storage/storageAccounts/', variables('diagnosticsStorageAccountName'))]",</w:t>
      </w:r>
    </w:p>
    <w:p w14:paraId="5B55A8CE"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"wadlogs": "&lt;WadCfg&gt;&lt;DiagnosticMonitorConfiguration&gt;",</w:t>
      </w:r>
    </w:p>
    <w:p w14:paraId="0039C8C5"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"wadperfcounters1": "&lt;PerformanceCounters scheduledTransferPeriod=\"PT1M\"&gt;&lt;PerformanceCounterConfiguration counterSpecifier=\"\\Memory\\AvailableMemory\" sampleRate=\"PT15S\" unit=\"Bytes\"&gt;&lt;annotation displayName=\"Memory available\" locale=\"en-us\"/&gt;&lt;/PerformanceCounterConfiguration&gt;&lt;PerformanceCounterConfiguration counterSpecifier=\"\\Memory\\PercentAvailableMemory\" sampleRate=\"PT15S\" unit=\"Percent\"&gt;&lt;annotation displayName=\"Mem. percent available\" locale=\"en-us\"/&gt;&lt;/PerformanceCounterConfiguration&gt;&lt;PerformanceCounterConfiguration counterSpecifier=\"\\Memory\\UsedMemory\" sampleRate=\"PT15S\" unit=\"Bytes\"&gt;&lt;annotation displayName=\"Memory used\" locale=\"en-us\"/&gt;&lt;/PerformanceCounterConfiguration&gt;&lt;PerformanceCounterConfiguration counterSpecifier=\"\\Memory\\PercentUsedMemory\" sampleRate=\"PT15S\" unit=\"Percent\"&gt;&lt;annotation displayName=\"Memory percentage\" locale=\"en-us\"/&gt;&lt;/PerformanceCounterConfiguration&gt;&lt;PerformanceCounterConfiguration counterSpecifier=\"\\Memory\\PercentUsedByCache\" sampleRate=\"PT15S\" unit=\"Percent\"&gt;&lt;annotation displayName=\"Mem. used by cache\" locale=\"en-us\"/&gt;&lt;/PerformanceCounterConfiguration&gt;&lt;PerformanceCounterConfiguration counterSpecifier=\"\\Processor\\PercentIdleTime\" sampleRate=\"PT15S\" unit=\"Percent\"&gt;&lt;annotation displayName=\"CPU idle time\" locale=\"en-us\"/&gt;&lt;/PerformanceCounterConfiguration&gt;&lt;PerformanceCounterConfiguration counterSpecifier=\"\\Processor\\PercentUserTime\" sampleRate=\"PT15S\" unit=\"Percent\"&gt;&lt;annotation displayName=\"CPU user time\" locale=\"en-us\"/&gt;&lt;/PerformanceCounterConfiguration&gt;&lt;PerformanceCounterConfiguration counterSpecifier=\"\\Processor\\PercentProcessorTime\" sampleRate=\"PT15S\" unit=\"Percent\"&gt;&lt;annotation displayName=\"CPU percentage guest OS\" locale=\"en-us\"/&gt;&lt;/PerformanceCounterConfiguration&gt;&lt;PerformanceCounterConfiguration counterSpecifier=\"\\Processor\\PercentIOWaitTime\" sampleRate=\"PT15S\" unit=\"Percent\"&gt;&lt;annotation displayName=\"CPU IO wait time\" locale=\"en-us\"/&gt;&lt;/PerformanceCounterConfiguration&gt;",</w:t>
      </w:r>
    </w:p>
    <w:p w14:paraId="43D7F08D"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"wadperfcounters2": "&lt;PerformanceCounterConfiguration counterSpecifier=\"\\PhysicalDisk\\BytesPerSecond\" sampleRate=\"PT15S\" unit=\"BytesPerSecond\"&gt;&lt;annotation displayName=\"Disk total bytes\" locale=\"en-us\"/&gt;&lt;/PerformanceCounterConfiguration&gt;&lt;PerformanceCounterConfiguration counterSpecifier=\"\\PhysicalDisk\\ReadBytesPerSecond\" sampleRate=\"PT15S\" unit=\"BytesPerSecond\"&gt;&lt;annotation displayName=\"Disk read guest OS\" locale=\"en-us\"/&gt;&lt;/PerformanceCounterConfiguration&gt;&lt;PerformanceCounterConfiguration counterSpecifier=\"\\PhysicalDisk\\WriteBytesPerSecond\" sampleRate=\"PT15S\" unit=\"BytesPerSecond\"&gt;&lt;annotation displayName=\"Disk write guest OS\" locale=\"en-us\"/&gt;&lt;/PerformanceCounterConfiguration&gt;&lt;PerformanceCounterConfiguration counterSpecifier=\"\\PhysicalDisk\\TransfersPerSecond\" sampleRate=\"PT15S\" unit=\"CountPerSecond\"&gt;&lt;annotation displayName=\"Disk transfers\" locale=\"en-us\"/&gt;&lt;/PerformanceCounterConfiguration&gt;&lt;PerformanceCounterConfiguration counterSpecifier=\"\\PhysicalDisk\\ReadsPerSecond\" sampleRate=\"PT15S\" unit=\"CountPerSecond\"&gt;&lt;annotation displayName=\"Disk reads\" locale=\"en-us\"/&gt;&lt;/PerformanceCounterConfiguration&gt;&lt;PerformanceCounterConfiguration counterSpecifier=\"\\PhysicalDisk\\WritesPerSecond\" sampleRate=\"PT15S\" unit=\"CountPerSecond\"&gt;&lt;annotation </w:t>
      </w:r>
      <w:r w:rsidRPr="00E0520A">
        <w:rPr>
          <w:i/>
          <w:color w:val="2E74B5" w:themeColor="accent1" w:themeShade="BF"/>
          <w:sz w:val="16"/>
        </w:rPr>
        <w:lastRenderedPageBreak/>
        <w:t>displayName=\"Disk writes\" locale=\"en-us\"/&gt;&lt;/PerformanceCounterConfiguration&gt;&lt;PerformanceCounterConfiguration counterSpecifier=\"\\PhysicalDisk\\AverageReadTime\" sampleRate=\"PT15S\" unit=\"Seconds\"&gt;&lt;annotation displayName=\"Disk read time\" locale=\"en-us\"/&gt;&lt;/PerformanceCounterConfiguration&gt;&lt;PerformanceCounterConfiguration counterSpecifier=\"\\PhysicalDisk\\AverageWriteTime\" sampleRate=\"PT15S\" unit=\"Seconds\"&gt;&lt;annotation displayName=\"Disk write time\" locale=\"en-us\"/&gt;&lt;/PerformanceCounterConfiguration&gt;&lt;PerformanceCounterConfiguration counterSpecifier=\"\\PhysicalDisk\\AverageTransferTime\" sampleRate=\"PT15S\" unit=\"Seconds\"&gt;&lt;annotation displayName=\"Disk transfer time\" locale=\"en-us\"/&gt;&lt;/PerformanceCounterConfiguration&gt;&lt;PerformanceCounterConfiguration counterSpecifier=\"\\PhysicalDisk\\AverageDiskQueueLength\" sampleRate=\"PT15S\" unit=\"Count\"&gt;&lt;annotation displayName=\"Disk queue length\" locale=\"en-us\"/&gt;&lt;/PerformanceCounterConfiguration&gt;&lt;/PerformanceCounters&gt;",</w:t>
      </w:r>
    </w:p>
    <w:p w14:paraId="4E3439E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"wadcfgxstart": "[concat(variables('wadlogs'),variables('wadperfcounters1'),variables('wadperfcounters2'),'&lt;Metrics resourceId=\"')]",</w:t>
      </w:r>
    </w:p>
    <w:p w14:paraId="449E0B44"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"wadmetricsresourceid": "[concat('/subscriptions/',subscription().subscriptionId,'/resourceGroups/',resourceGroup().name ,'/providers/','Microsoft.Compute/virtualMachineScaleSets/',parameters('vmssName'))]",</w:t>
      </w:r>
    </w:p>
    <w:p w14:paraId="7E22F9F4"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"wadcfgxend": "[concat('\"&gt;&lt;MetricAggregation scheduledTransferPeriod=\"PT1H\"/&gt;&lt;MetricAggregation scheduledTransferPeriod=\"PT1M\"/&gt;&lt;/Metrics&gt;&lt;/DiagnosticMonitorConfiguration&gt;&lt;/WadCfg&gt;')]"</w:t>
      </w:r>
    </w:p>
    <w:p w14:paraId="1EDC0612"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79E1A0E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"resources": [</w:t>
      </w:r>
    </w:p>
    <w:p w14:paraId="5FE698E1"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2C83DD5C"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"type": "Microsoft.Compute/virtualMachineScaleSets",</w:t>
      </w:r>
    </w:p>
    <w:p w14:paraId="59CFE24B"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"apiVersion": "[variables('apiVersion')]",</w:t>
      </w:r>
    </w:p>
    <w:p w14:paraId="1729493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"name": "[parameters('vmssName')]",</w:t>
      </w:r>
    </w:p>
    <w:p w14:paraId="25EA810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"location": "[resourceGroup().location]",</w:t>
      </w:r>
    </w:p>
    <w:p w14:paraId="306485F1"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"properties": {</w:t>
      </w:r>
    </w:p>
    <w:p w14:paraId="1B734253"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"upgradePolicy": {</w:t>
      </w:r>
    </w:p>
    <w:p w14:paraId="2FC4207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"mode": "Automatic"</w:t>
      </w:r>
    </w:p>
    <w:p w14:paraId="121EB640"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3F426521"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"virtualMachineProfile": {</w:t>
      </w:r>
    </w:p>
    <w:p w14:paraId="712E7F72"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"extensionProfile": {</w:t>
      </w:r>
    </w:p>
    <w:p w14:paraId="1FDC3E2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"extensions": [</w:t>
      </w:r>
    </w:p>
    <w:p w14:paraId="5F498D93"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23C922B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"name": "LinuxDiagnostic",</w:t>
      </w:r>
    </w:p>
    <w:p w14:paraId="76455F94"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"properties": {</w:t>
      </w:r>
    </w:p>
    <w:p w14:paraId="5E70AB32"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"publisher": "Microsoft.OSTCExtensions",</w:t>
      </w:r>
    </w:p>
    <w:p w14:paraId="236495E0"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"type": "LinuxDiagnostic",</w:t>
      </w:r>
    </w:p>
    <w:p w14:paraId="64D67DC0"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"typeHandlerVersion": "2.2",</w:t>
      </w:r>
    </w:p>
    <w:p w14:paraId="13A3249D"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"autoUpgradeMinorVersion": true,</w:t>
      </w:r>
    </w:p>
    <w:p w14:paraId="74C06A28"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"settings": {</w:t>
      </w:r>
    </w:p>
    <w:p w14:paraId="14B5798B"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"xmlCfg": "[base64(concat(variables('wadcfgxstart'),variables('wadmetricsresourceid'),variables('wadcfgxend')))]",</w:t>
      </w:r>
    </w:p>
    <w:p w14:paraId="11048A7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"storageAccount": "[variables('diagnosticsStorageAccountName')]"</w:t>
      </w:r>
    </w:p>
    <w:p w14:paraId="764096D9"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26E7F5B3"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"protectedSettings": {</w:t>
      </w:r>
    </w:p>
    <w:p w14:paraId="2BC9990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"storageAccountName": "[variables('diagnosticsStorageAccountName')]",</w:t>
      </w:r>
    </w:p>
    <w:p w14:paraId="7000D345"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"storageAccountKey": "[listkeys(variables('accountid'), variables('apiVersion')).key1]",</w:t>
      </w:r>
    </w:p>
    <w:p w14:paraId="6AB5F892"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"storageAccountEndPoint": "https://core.windows.net"</w:t>
      </w:r>
    </w:p>
    <w:p w14:paraId="620DF8A4"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4D08923B"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5CDEB56D"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66E30830"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2EBE015D"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4A47242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2642BE11"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69825A1B"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48C7A609"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2E39742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lastRenderedPageBreak/>
        <w:t xml:space="preserve">      "type": "Microsoft.Insights/autoscaleSettings",</w:t>
      </w:r>
    </w:p>
    <w:p w14:paraId="6D29973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"apiVersion": "2015-04-01",</w:t>
      </w:r>
    </w:p>
    <w:p w14:paraId="6F9B08C5"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"name": "[concat(parameters('vmssName'),'autoscale')]",</w:t>
      </w:r>
    </w:p>
    <w:p w14:paraId="29AC6E12"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"location": "[resourceGroup().location]",</w:t>
      </w:r>
    </w:p>
    <w:p w14:paraId="57076FCB"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"dependsOn": [</w:t>
      </w:r>
    </w:p>
    <w:p w14:paraId="5358B4FB"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"[concat('Microsoft.Compute/virtualMachineScaleSets/', parameters('vmssName'))]"</w:t>
      </w:r>
    </w:p>
    <w:p w14:paraId="0D23F32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3733DD3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"properties": {</w:t>
      </w:r>
    </w:p>
    <w:p w14:paraId="5BBA2360"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"name": "[concat(parameters('vmssName'),'autoscale')]",</w:t>
      </w:r>
    </w:p>
    <w:p w14:paraId="0EEC1403"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"targetResourceUri": "[concat('/subscriptions/',subscription().subscriptionId, '/resourceGroups/', resourceGroup().name, '/providers/Microsoft.Compute/virtualMachineScaleSets/', parameters('vmSSName'))]",</w:t>
      </w:r>
    </w:p>
    <w:p w14:paraId="11C86D6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"enabled": true,</w:t>
      </w:r>
    </w:p>
    <w:p w14:paraId="511A496F"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"profiles": [</w:t>
      </w:r>
    </w:p>
    <w:p w14:paraId="787FFD90"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612F8023"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"name": "Profile1",</w:t>
      </w:r>
    </w:p>
    <w:p w14:paraId="76539E3F"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"capacity": {</w:t>
      </w:r>
    </w:p>
    <w:p w14:paraId="00EAC76F"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"minimum": "1",</w:t>
      </w:r>
    </w:p>
    <w:p w14:paraId="49F19A35"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"maximum": "10",</w:t>
      </w:r>
    </w:p>
    <w:p w14:paraId="54B5B58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"default": "1"</w:t>
      </w:r>
    </w:p>
    <w:p w14:paraId="5A01CBE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11F8C1F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"rules": [</w:t>
      </w:r>
    </w:p>
    <w:p w14:paraId="0F3651DD"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31EF4E0C"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"metricTrigger": {</w:t>
      </w:r>
    </w:p>
    <w:p w14:paraId="4491F621"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"metricName": "\\Processor\\PercentProcessorTime",</w:t>
      </w:r>
    </w:p>
    <w:p w14:paraId="2E9C2CAD"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"metricNamespace": "",</w:t>
      </w:r>
    </w:p>
    <w:p w14:paraId="386AB6C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"metricResourceUri": "[concat('/subscriptions/',subscription().subscriptionId, '/resourceGroups/', resourceGroup().name, '/providers/Microsoft.Compute/virtualMachineScaleSets/', parameters('vmSSName'))]",</w:t>
      </w:r>
    </w:p>
    <w:p w14:paraId="70F2A02B"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"timeGrain": "PT1M",</w:t>
      </w:r>
    </w:p>
    <w:p w14:paraId="26F79473"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"statistic": "Average",</w:t>
      </w:r>
    </w:p>
    <w:p w14:paraId="0306B8F4"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"timeWindow": "PT5M",</w:t>
      </w:r>
    </w:p>
    <w:p w14:paraId="33F20C75"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"timeAggregation": "Average",</w:t>
      </w:r>
    </w:p>
    <w:p w14:paraId="67D4B79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"operator": "GreaterThan",</w:t>
      </w:r>
    </w:p>
    <w:p w14:paraId="66946A48"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"threshold": 60.0</w:t>
      </w:r>
    </w:p>
    <w:p w14:paraId="66BE361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2A2E7D81"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"scaleAction": {</w:t>
      </w:r>
    </w:p>
    <w:p w14:paraId="54919395"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"direction": "Increase",</w:t>
      </w:r>
    </w:p>
    <w:p w14:paraId="6FD78D2C"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"type": "ChangeCount",</w:t>
      </w:r>
    </w:p>
    <w:p w14:paraId="3B4FCD3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"value": "1",</w:t>
      </w:r>
    </w:p>
    <w:p w14:paraId="7F80971C"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"cooldown": "PT10M"</w:t>
      </w:r>
    </w:p>
    <w:p w14:paraId="03320F1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327A0AB9"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0EFA307B"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2F229DED"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"metricTrigger": {</w:t>
      </w:r>
    </w:p>
    <w:p w14:paraId="5E114C43"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"metricName": "\\Processor\\PercentProcessorTime",</w:t>
      </w:r>
    </w:p>
    <w:p w14:paraId="58A784E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"metricNamespace": "",</w:t>
      </w:r>
    </w:p>
    <w:p w14:paraId="2DA24E3D"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"metricResourceUri": "[concat('/subscriptions/',subscription().subscriptionId, '/resourceGroups/',  resourceGroup().name, '/providers/Microsoft.Compute/virtualMachineScaleSets/', parameters('vmSSName'))]",</w:t>
      </w:r>
    </w:p>
    <w:p w14:paraId="46A0361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"timeGrain": "PT1M",</w:t>
      </w:r>
    </w:p>
    <w:p w14:paraId="0B48694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"statistic": "Average",</w:t>
      </w:r>
    </w:p>
    <w:p w14:paraId="73FB767F"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"timeWindow": "PT5M",</w:t>
      </w:r>
    </w:p>
    <w:p w14:paraId="10FDDEB3"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"timeAggregation": "Average",</w:t>
      </w:r>
    </w:p>
    <w:p w14:paraId="7655368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"operator": "LessThan",</w:t>
      </w:r>
    </w:p>
    <w:p w14:paraId="3E1A5135"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"threshold": 40.0</w:t>
      </w:r>
    </w:p>
    <w:p w14:paraId="12AA2883"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lastRenderedPageBreak/>
        <w:t xml:space="preserve">                },</w:t>
      </w:r>
    </w:p>
    <w:p w14:paraId="24E0DD4B"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"scaleAction": {</w:t>
      </w:r>
    </w:p>
    <w:p w14:paraId="61964675"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"direction": "Decrease",</w:t>
      </w:r>
    </w:p>
    <w:p w14:paraId="5D19E9E4"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"type": "ChangeCount",</w:t>
      </w:r>
    </w:p>
    <w:p w14:paraId="462EC58A"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"value": "1",</w:t>
      </w:r>
    </w:p>
    <w:p w14:paraId="0B5D26B0"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"cooldown": "PT10M"</w:t>
      </w:r>
    </w:p>
    <w:p w14:paraId="0FA1E27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5079AF5E"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67499591"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0CFBD583"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343AC36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4D6724D4"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08FCADC3"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60A2D60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61F98942"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"outputs": {</w:t>
      </w:r>
    </w:p>
    <w:p w14:paraId="3D138417"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 xml:space="preserve">  }</w:t>
      </w:r>
    </w:p>
    <w:p w14:paraId="30BF3B66" w14:textId="77777777" w:rsidR="00795256" w:rsidRPr="00E0520A" w:rsidRDefault="00795256" w:rsidP="00D5494E">
      <w:pPr>
        <w:pStyle w:val="MSBizSparkBodyCopy"/>
        <w:ind w:left="720"/>
        <w:rPr>
          <w:i/>
          <w:color w:val="2E74B5" w:themeColor="accent1" w:themeShade="BF"/>
          <w:sz w:val="16"/>
        </w:rPr>
      </w:pPr>
      <w:r w:rsidRPr="00E0520A">
        <w:rPr>
          <w:i/>
          <w:color w:val="2E74B5" w:themeColor="accent1" w:themeShade="BF"/>
          <w:sz w:val="16"/>
        </w:rPr>
        <w:t>}</w:t>
      </w:r>
    </w:p>
    <w:p w14:paraId="3356981D" w14:textId="6EC5577E" w:rsidR="00795256" w:rsidRDefault="00795256" w:rsidP="00E0520A">
      <w:pPr>
        <w:pStyle w:val="MSBizSparkBodyCopy"/>
        <w:numPr>
          <w:ilvl w:val="0"/>
          <w:numId w:val="20"/>
        </w:numPr>
      </w:pPr>
      <w:r w:rsidRPr="00E0520A">
        <w:t>Press on Save</w:t>
      </w:r>
    </w:p>
    <w:p w14:paraId="23BA7AA8" w14:textId="44003880" w:rsidR="00E0520A" w:rsidRPr="00E0520A" w:rsidRDefault="00E0520A" w:rsidP="00E0520A">
      <w:pPr>
        <w:pStyle w:val="MSBizSparkBodyCopy"/>
        <w:ind w:left="720"/>
      </w:pPr>
      <w:r>
        <w:rPr>
          <w:noProof/>
        </w:rPr>
        <w:drawing>
          <wp:inline distT="114300" distB="114300" distL="114300" distR="114300" wp14:anchorId="57846C8D" wp14:editId="49C1A0CA">
            <wp:extent cx="4838673" cy="3538330"/>
            <wp:effectExtent l="0" t="0" r="635" b="508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4856586" cy="3551429"/>
                    </a:xfrm>
                    <a:prstGeom prst="rect">
                      <a:avLst/>
                    </a:prstGeom>
                    <a:ln/>
                  </pic:spPr>
                </pic:pic>
              </a:graphicData>
            </a:graphic>
          </wp:inline>
        </w:drawing>
      </w:r>
    </w:p>
    <w:p w14:paraId="22327F9A" w14:textId="358A791B" w:rsidR="00795256" w:rsidRDefault="00E0520A" w:rsidP="00E0520A">
      <w:pPr>
        <w:pStyle w:val="MSBizSparkBodyCopy"/>
        <w:numPr>
          <w:ilvl w:val="0"/>
          <w:numId w:val="20"/>
        </w:numPr>
      </w:pPr>
      <w:r>
        <w:t>P</w:t>
      </w:r>
      <w:r w:rsidR="00795256" w:rsidRPr="00E0520A">
        <w:t>ress on Edit parameters and enter the Virtual Machine Scale Set name we copied earlier and a storage name we created earlier. Press OK</w:t>
      </w:r>
    </w:p>
    <w:p w14:paraId="1C54C286" w14:textId="7AB74D9E" w:rsidR="00E0520A" w:rsidRPr="00E0520A" w:rsidRDefault="00E0520A" w:rsidP="00E0520A">
      <w:pPr>
        <w:pStyle w:val="MSBizSparkBodyCopy"/>
        <w:ind w:left="720"/>
      </w:pPr>
      <w:r>
        <w:rPr>
          <w:noProof/>
        </w:rPr>
        <w:lastRenderedPageBreak/>
        <w:drawing>
          <wp:inline distT="114300" distB="114300" distL="114300" distR="114300" wp14:anchorId="6529966A" wp14:editId="7F352B28">
            <wp:extent cx="2494310" cy="2751151"/>
            <wp:effectExtent l="0" t="0" r="1270" b="0"/>
            <wp:docPr id="2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pic:nvPicPr>
                  <pic:blipFill>
                    <a:blip r:embed="rId43"/>
                    <a:srcRect/>
                    <a:stretch>
                      <a:fillRect/>
                    </a:stretch>
                  </pic:blipFill>
                  <pic:spPr>
                    <a:xfrm>
                      <a:off x="0" y="0"/>
                      <a:ext cx="2506892" cy="2765029"/>
                    </a:xfrm>
                    <a:prstGeom prst="rect">
                      <a:avLst/>
                    </a:prstGeom>
                    <a:ln/>
                  </pic:spPr>
                </pic:pic>
              </a:graphicData>
            </a:graphic>
          </wp:inline>
        </w:drawing>
      </w:r>
    </w:p>
    <w:p w14:paraId="2BFA6148" w14:textId="5B8903AB" w:rsidR="00795256" w:rsidRPr="00E0520A" w:rsidRDefault="00E0520A" w:rsidP="00E0520A">
      <w:pPr>
        <w:pStyle w:val="MSBizSparkBodyCopy"/>
        <w:numPr>
          <w:ilvl w:val="0"/>
          <w:numId w:val="20"/>
        </w:numPr>
      </w:pPr>
      <w:r>
        <w:t>S</w:t>
      </w:r>
      <w:r w:rsidR="00795256" w:rsidRPr="00E0520A">
        <w:t>elect resource group, accept legal terms and press Create</w:t>
      </w:r>
    </w:p>
    <w:p w14:paraId="3F72E33E" w14:textId="15EE3AB0" w:rsidR="00795256" w:rsidRDefault="00E0520A" w:rsidP="00E0520A">
      <w:pPr>
        <w:pStyle w:val="MSBizSparkBodyCopy"/>
        <w:numPr>
          <w:ilvl w:val="0"/>
          <w:numId w:val="20"/>
        </w:numPr>
      </w:pPr>
      <w:r>
        <w:t>T</w:t>
      </w:r>
      <w:r w:rsidR="00795256" w:rsidRPr="00E0520A">
        <w:t>hen deployment has been finished open Resource Explorer and enter “autoscale” in the search box. Ensure you see an item in your resource group like this:</w:t>
      </w:r>
    </w:p>
    <w:p w14:paraId="6F4E3D9D" w14:textId="279E9B69" w:rsidR="00E0520A" w:rsidRPr="00E0520A" w:rsidRDefault="00E0520A" w:rsidP="00E0520A">
      <w:pPr>
        <w:pStyle w:val="MSBizSparkBodyCopy"/>
        <w:ind w:left="720"/>
      </w:pPr>
      <w:r>
        <w:rPr>
          <w:noProof/>
        </w:rPr>
        <w:drawing>
          <wp:inline distT="114300" distB="114300" distL="114300" distR="114300" wp14:anchorId="0ABCC9DD" wp14:editId="506CF4D1">
            <wp:extent cx="3768725" cy="1813589"/>
            <wp:effectExtent l="0" t="0" r="3175" b="0"/>
            <wp:docPr id="5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44"/>
                    <a:srcRect/>
                    <a:stretch>
                      <a:fillRect/>
                    </a:stretch>
                  </pic:blipFill>
                  <pic:spPr>
                    <a:xfrm>
                      <a:off x="0" y="0"/>
                      <a:ext cx="3794028" cy="1825765"/>
                    </a:xfrm>
                    <a:prstGeom prst="rect">
                      <a:avLst/>
                    </a:prstGeom>
                    <a:ln/>
                  </pic:spPr>
                </pic:pic>
              </a:graphicData>
            </a:graphic>
          </wp:inline>
        </w:drawing>
      </w:r>
    </w:p>
    <w:p w14:paraId="1C513EAB" w14:textId="4C94F3E6" w:rsidR="00795256" w:rsidRDefault="00795256" w:rsidP="00E0520A">
      <w:pPr>
        <w:pStyle w:val="MSBizSparkBodyCopy"/>
        <w:numPr>
          <w:ilvl w:val="0"/>
          <w:numId w:val="20"/>
        </w:numPr>
      </w:pPr>
      <w:r w:rsidRPr="00E0520A">
        <w:t>Open a storage account settings and ensure metrics tables are there</w:t>
      </w:r>
      <w:r w:rsidR="009B791B">
        <w:t>. If there are no tables found please wait approx</w:t>
      </w:r>
      <w:r w:rsidR="00873D6D">
        <w:t>imately</w:t>
      </w:r>
      <w:r w:rsidR="009B791B">
        <w:t xml:space="preserve"> a minute and </w:t>
      </w:r>
      <w:r w:rsidR="00873D6D">
        <w:t>click</w:t>
      </w:r>
      <w:r w:rsidR="009B791B">
        <w:t xml:space="preserve"> Refresh</w:t>
      </w:r>
      <w:r w:rsidRPr="00E0520A">
        <w:t>:</w:t>
      </w:r>
      <w:ins w:id="56" w:author="Author">
        <w:r w:rsidR="00873D6D">
          <w:br/>
        </w:r>
      </w:ins>
    </w:p>
    <w:p w14:paraId="3DA60021" w14:textId="245FBD71" w:rsidR="00E0520A" w:rsidRPr="00E0520A" w:rsidRDefault="00E0520A" w:rsidP="00E0520A">
      <w:pPr>
        <w:pStyle w:val="MSBizSparkBodyCopy"/>
        <w:ind w:left="720"/>
      </w:pPr>
      <w:r>
        <w:rPr>
          <w:noProof/>
        </w:rPr>
        <w:drawing>
          <wp:inline distT="114300" distB="114300" distL="114300" distR="114300" wp14:anchorId="07F36E86" wp14:editId="2D357390">
            <wp:extent cx="3768918" cy="2322505"/>
            <wp:effectExtent l="0" t="0" r="3175" b="1905"/>
            <wp:docPr id="22"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pic:nvPicPr>
                  <pic:blipFill>
                    <a:blip r:embed="rId45"/>
                    <a:srcRect/>
                    <a:stretch>
                      <a:fillRect/>
                    </a:stretch>
                  </pic:blipFill>
                  <pic:spPr>
                    <a:xfrm>
                      <a:off x="0" y="0"/>
                      <a:ext cx="3786122" cy="2333106"/>
                    </a:xfrm>
                    <a:prstGeom prst="rect">
                      <a:avLst/>
                    </a:prstGeom>
                    <a:ln/>
                  </pic:spPr>
                </pic:pic>
              </a:graphicData>
            </a:graphic>
          </wp:inline>
        </w:drawing>
      </w:r>
    </w:p>
    <w:p w14:paraId="39C3B5C8" w14:textId="77777777" w:rsidR="00795256" w:rsidRPr="00C564E8" w:rsidRDefault="00795256" w:rsidP="00795256">
      <w:pPr>
        <w:pStyle w:val="MSBizSparkBodyCopy"/>
        <w:rPr>
          <w:rFonts w:cs="Segoe UI Light"/>
          <w:color w:val="009E49"/>
          <w:sz w:val="22"/>
          <w:szCs w:val="26"/>
        </w:rPr>
      </w:pPr>
      <w:r w:rsidRPr="00C564E8">
        <w:rPr>
          <w:rFonts w:cs="Segoe UI Light"/>
          <w:color w:val="009E49"/>
          <w:sz w:val="22"/>
          <w:szCs w:val="26"/>
        </w:rPr>
        <w:lastRenderedPageBreak/>
        <w:t>Connect to cluster master VM</w:t>
      </w:r>
    </w:p>
    <w:p w14:paraId="24219705" w14:textId="20A6F48F" w:rsidR="00795256" w:rsidRDefault="00795256" w:rsidP="00795256">
      <w:pPr>
        <w:pStyle w:val="MSBizSparkBodyCopy"/>
        <w:rPr>
          <w:i/>
          <w:color w:val="2E74B5" w:themeColor="accent1" w:themeShade="BF"/>
        </w:rPr>
      </w:pPr>
      <w:r>
        <w:t xml:space="preserve">Based on </w:t>
      </w:r>
      <w:hyperlink r:id="rId46" w:history="1">
        <w:r w:rsidR="003A7BBF" w:rsidRPr="008201B0">
          <w:rPr>
            <w:rStyle w:val="Hyperlink"/>
            <w:i/>
            <w:color w:val="034990" w:themeColor="hyperlink" w:themeShade="BF"/>
          </w:rPr>
          <w:t>https://azure.microsoft.com/en-us/documentation/articles/container-service-connect/</w:t>
        </w:r>
      </w:hyperlink>
      <w:r w:rsidR="003A7BBF">
        <w:rPr>
          <w:i/>
          <w:color w:val="2E74B5" w:themeColor="accent1" w:themeShade="BF"/>
        </w:rPr>
        <w:t xml:space="preserve"> </w:t>
      </w:r>
    </w:p>
    <w:p w14:paraId="4000C2CE" w14:textId="77777777" w:rsidR="003A7BBF" w:rsidRDefault="003A7BBF" w:rsidP="00795256">
      <w:pPr>
        <w:pStyle w:val="MSBizSparkBodyCopy"/>
      </w:pPr>
    </w:p>
    <w:p w14:paraId="67F0FDBF" w14:textId="77777777" w:rsidR="00873D6D" w:rsidRDefault="00795256" w:rsidP="00795256">
      <w:pPr>
        <w:pStyle w:val="MSBizSparkBodyCopy"/>
        <w:rPr>
          <w:ins w:id="57" w:author="Author"/>
          <w:noProof/>
        </w:rPr>
      </w:pPr>
      <w:r>
        <w:t xml:space="preserve">The ssh endpoint of cluster master VM is [USERNAME]@[DNSPREFIX]mgmt.[REGION].cloudapp.azure.com and port 2200. Certificate based authentication is used. </w:t>
      </w:r>
      <w:r w:rsidR="00BD0273">
        <w:t>Please use a private key file (</w:t>
      </w:r>
      <w:r w:rsidR="00BD0273" w:rsidRPr="00375E15">
        <w:t>id_rsa.ppk</w:t>
      </w:r>
      <w:r w:rsidR="00BD0273">
        <w:t xml:space="preserve"> or </w:t>
      </w:r>
      <w:r w:rsidR="00BD0273" w:rsidRPr="00BD0273">
        <w:t>id_rsa.pem</w:t>
      </w:r>
      <w:r w:rsidR="00BD0273">
        <w:t xml:space="preserve">) we generated earlier. </w:t>
      </w:r>
      <w:r>
        <w:t xml:space="preserve">If you forget an </w:t>
      </w:r>
      <w:r w:rsidR="003A7BBF">
        <w:t>address,</w:t>
      </w:r>
      <w:r>
        <w:t xml:space="preserve"> you can find this in your resource group resources typing “master-</w:t>
      </w:r>
      <w:r w:rsidR="00873D6D">
        <w:br/>
      </w:r>
      <w:r>
        <w:t>ip”</w:t>
      </w:r>
      <w:r w:rsidR="00C564E8" w:rsidRPr="00C564E8">
        <w:rPr>
          <w:noProof/>
        </w:rPr>
        <w:t xml:space="preserve"> </w:t>
      </w:r>
    </w:p>
    <w:p w14:paraId="6FFE847C" w14:textId="77777777" w:rsidR="00873D6D" w:rsidRDefault="00873D6D" w:rsidP="00795256">
      <w:pPr>
        <w:pStyle w:val="MSBizSparkBodyCopy"/>
        <w:rPr>
          <w:ins w:id="58" w:author="Author"/>
          <w:noProof/>
        </w:rPr>
      </w:pPr>
    </w:p>
    <w:p w14:paraId="6C4DBFD3" w14:textId="234382D2" w:rsidR="00C564E8" w:rsidRDefault="00C564E8" w:rsidP="00795256">
      <w:pPr>
        <w:pStyle w:val="MSBizSparkBodyCopy"/>
      </w:pPr>
      <w:r>
        <w:rPr>
          <w:noProof/>
        </w:rPr>
        <w:drawing>
          <wp:inline distT="114300" distB="114300" distL="114300" distR="114300" wp14:anchorId="6279A396" wp14:editId="022F2DE7">
            <wp:extent cx="4632473" cy="19812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7"/>
                    <a:srcRect/>
                    <a:stretch>
                      <a:fillRect/>
                    </a:stretch>
                  </pic:blipFill>
                  <pic:spPr>
                    <a:xfrm>
                      <a:off x="0" y="0"/>
                      <a:ext cx="4638371" cy="1983723"/>
                    </a:xfrm>
                    <a:prstGeom prst="rect">
                      <a:avLst/>
                    </a:prstGeom>
                    <a:ln/>
                  </pic:spPr>
                </pic:pic>
              </a:graphicData>
            </a:graphic>
          </wp:inline>
        </w:drawing>
      </w:r>
    </w:p>
    <w:p w14:paraId="1BF01102" w14:textId="77777777" w:rsidR="00C564E8" w:rsidRDefault="00795256" w:rsidP="00795256">
      <w:pPr>
        <w:pStyle w:val="MSBizSparkBodyCopy"/>
      </w:pPr>
      <w:r>
        <w:t xml:space="preserve">  </w:t>
      </w:r>
    </w:p>
    <w:p w14:paraId="125661A6" w14:textId="73B5BEEF" w:rsidR="00C564E8" w:rsidRDefault="00795256" w:rsidP="00B8745F">
      <w:pPr>
        <w:pStyle w:val="MSBizSparkBodyCopy"/>
        <w:numPr>
          <w:ilvl w:val="0"/>
          <w:numId w:val="20"/>
        </w:numPr>
      </w:pPr>
      <w:r>
        <w:t xml:space="preserve">Select found row and copy a </w:t>
      </w:r>
      <w:r w:rsidR="00351718">
        <w:t xml:space="preserve">cluster master </w:t>
      </w:r>
      <w:r>
        <w:t>DNS name</w:t>
      </w:r>
      <w:r w:rsidR="00351718">
        <w:t xml:space="preserve"> on some temporal place. We will use this address </w:t>
      </w:r>
      <w:r w:rsidR="00B8745F">
        <w:t xml:space="preserve">as a </w:t>
      </w:r>
      <w:r w:rsidR="00B8745F" w:rsidRPr="00B8745F">
        <w:t xml:space="preserve">SwarmClusterMasterAddress </w:t>
      </w:r>
      <w:r w:rsidR="00351718">
        <w:t>in the Node.js site configuration later.</w:t>
      </w:r>
      <w:ins w:id="59" w:author="Author">
        <w:r w:rsidR="00873D6D">
          <w:br/>
        </w:r>
      </w:ins>
    </w:p>
    <w:p w14:paraId="0FE91460" w14:textId="7BBF6AD5" w:rsidR="00C564E8" w:rsidRDefault="00C564E8" w:rsidP="003A7BBF">
      <w:pPr>
        <w:pStyle w:val="MSBizSparkBodyCopy"/>
        <w:ind w:left="720"/>
      </w:pPr>
      <w:r>
        <w:rPr>
          <w:noProof/>
        </w:rPr>
        <w:drawing>
          <wp:inline distT="114300" distB="114300" distL="114300" distR="114300" wp14:anchorId="797263EA" wp14:editId="3DB9747E">
            <wp:extent cx="3200445" cy="1936750"/>
            <wp:effectExtent l="0" t="0" r="0" b="6350"/>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48"/>
                    <a:srcRect/>
                    <a:stretch>
                      <a:fillRect/>
                    </a:stretch>
                  </pic:blipFill>
                  <pic:spPr>
                    <a:xfrm>
                      <a:off x="0" y="0"/>
                      <a:ext cx="3205202" cy="1939629"/>
                    </a:xfrm>
                    <a:prstGeom prst="rect">
                      <a:avLst/>
                    </a:prstGeom>
                    <a:ln/>
                  </pic:spPr>
                </pic:pic>
              </a:graphicData>
            </a:graphic>
          </wp:inline>
        </w:drawing>
      </w:r>
    </w:p>
    <w:p w14:paraId="66C00E9C" w14:textId="77777777" w:rsidR="00795256" w:rsidRDefault="00795256" w:rsidP="00795256">
      <w:pPr>
        <w:pStyle w:val="MSBizSparkBodyCopy"/>
      </w:pPr>
      <w:r>
        <w:t xml:space="preserve"> </w:t>
      </w:r>
    </w:p>
    <w:p w14:paraId="70FD5CB9" w14:textId="6117D2CB" w:rsidR="00795256" w:rsidRDefault="00795256" w:rsidP="00375E15">
      <w:pPr>
        <w:pStyle w:val="MSBizSparkBodyCopy"/>
        <w:numPr>
          <w:ilvl w:val="0"/>
          <w:numId w:val="20"/>
        </w:numPr>
      </w:pPr>
      <w:r>
        <w:t>Initiate a console ssh session to master VM</w:t>
      </w:r>
      <w:ins w:id="60" w:author="Author">
        <w:r w:rsidR="00375E15">
          <w:t>.</w:t>
        </w:r>
      </w:ins>
    </w:p>
    <w:p w14:paraId="42DB0E2F" w14:textId="7EC251E8" w:rsidR="00795256" w:rsidRDefault="00795256" w:rsidP="00E0520A">
      <w:pPr>
        <w:pStyle w:val="MSBizSparkBodyCopy"/>
        <w:numPr>
          <w:ilvl w:val="0"/>
          <w:numId w:val="20"/>
        </w:numPr>
      </w:pPr>
      <w:r>
        <w:t>Type commands and ensure all are done without errors:</w:t>
      </w:r>
    </w:p>
    <w:p w14:paraId="68BBE6FB" w14:textId="77777777" w:rsidR="00795256" w:rsidRPr="00C564E8" w:rsidRDefault="00795256" w:rsidP="00D5494E">
      <w:pPr>
        <w:pStyle w:val="MSBizSparkBodyCopy"/>
        <w:ind w:left="720"/>
        <w:rPr>
          <w:i/>
          <w:color w:val="2E74B5" w:themeColor="accent1" w:themeShade="BF"/>
          <w:sz w:val="16"/>
          <w:szCs w:val="16"/>
        </w:rPr>
      </w:pPr>
      <w:r w:rsidRPr="00C564E8">
        <w:rPr>
          <w:i/>
          <w:color w:val="2E74B5" w:themeColor="accent1" w:themeShade="BF"/>
          <w:sz w:val="16"/>
          <w:szCs w:val="16"/>
        </w:rPr>
        <w:t>docker info</w:t>
      </w:r>
    </w:p>
    <w:p w14:paraId="0B991715" w14:textId="77777777" w:rsidR="00795256" w:rsidRPr="00C564E8" w:rsidRDefault="00795256" w:rsidP="00D5494E">
      <w:pPr>
        <w:pStyle w:val="MSBizSparkBodyCopy"/>
        <w:ind w:left="720"/>
        <w:rPr>
          <w:i/>
          <w:color w:val="2E74B5" w:themeColor="accent1" w:themeShade="BF"/>
          <w:sz w:val="16"/>
          <w:szCs w:val="16"/>
        </w:rPr>
      </w:pPr>
      <w:r w:rsidRPr="00C564E8">
        <w:rPr>
          <w:i/>
          <w:color w:val="2E74B5" w:themeColor="accent1" w:themeShade="BF"/>
          <w:sz w:val="16"/>
          <w:szCs w:val="16"/>
        </w:rPr>
        <w:t>docker -H tcp://0.0.0.0:2375 info</w:t>
      </w:r>
    </w:p>
    <w:p w14:paraId="0B1749B0" w14:textId="77777777" w:rsidR="00795256" w:rsidRPr="00C564E8" w:rsidRDefault="00795256" w:rsidP="00D5494E">
      <w:pPr>
        <w:pStyle w:val="MSBizSparkBodyCopy"/>
        <w:ind w:left="720"/>
        <w:rPr>
          <w:i/>
          <w:color w:val="2E74B5" w:themeColor="accent1" w:themeShade="BF"/>
          <w:sz w:val="16"/>
          <w:szCs w:val="16"/>
        </w:rPr>
      </w:pPr>
      <w:r w:rsidRPr="00C564E8">
        <w:rPr>
          <w:i/>
          <w:color w:val="2E74B5" w:themeColor="accent1" w:themeShade="BF"/>
          <w:sz w:val="16"/>
          <w:szCs w:val="16"/>
        </w:rPr>
        <w:t>docker run -i microsoft/azure-cli /bin/echo 'Hello world'</w:t>
      </w:r>
    </w:p>
    <w:p w14:paraId="17729C3D" w14:textId="77777777" w:rsidR="00795256" w:rsidRPr="00C564E8" w:rsidRDefault="00795256" w:rsidP="00D5494E">
      <w:pPr>
        <w:pStyle w:val="MSBizSparkBodyCopy"/>
        <w:ind w:left="720"/>
        <w:rPr>
          <w:i/>
          <w:color w:val="2E74B5" w:themeColor="accent1" w:themeShade="BF"/>
          <w:sz w:val="16"/>
          <w:szCs w:val="16"/>
        </w:rPr>
      </w:pPr>
      <w:r w:rsidRPr="00C564E8">
        <w:rPr>
          <w:i/>
          <w:color w:val="2E74B5" w:themeColor="accent1" w:themeShade="BF"/>
          <w:sz w:val="16"/>
          <w:szCs w:val="16"/>
        </w:rPr>
        <w:t>docker -</w:t>
      </w:r>
      <w:r w:rsidRPr="003A7BBF">
        <w:rPr>
          <w:i/>
          <w:color w:val="7F7F7F" w:themeColor="text1" w:themeTint="80"/>
          <w:szCs w:val="16"/>
        </w:rPr>
        <w:t xml:space="preserve">H tcp://0.0.0.0:2375 run </w:t>
      </w:r>
      <w:r w:rsidRPr="00C564E8">
        <w:rPr>
          <w:i/>
          <w:color w:val="2E74B5" w:themeColor="accent1" w:themeShade="BF"/>
          <w:sz w:val="16"/>
          <w:szCs w:val="16"/>
        </w:rPr>
        <w:t>-i microsoft/azure-cli /bin/echo 'Hello world'</w:t>
      </w:r>
    </w:p>
    <w:p w14:paraId="22E08596" w14:textId="77777777" w:rsidR="00795256" w:rsidRDefault="00795256" w:rsidP="00795256">
      <w:pPr>
        <w:pStyle w:val="MSBizSparkBodyCopy"/>
      </w:pPr>
    </w:p>
    <w:p w14:paraId="1A719287" w14:textId="77777777" w:rsidR="00795256" w:rsidRPr="00C564E8" w:rsidRDefault="00795256" w:rsidP="00795256">
      <w:pPr>
        <w:pStyle w:val="MSBizSparkBodyCopy"/>
        <w:rPr>
          <w:rFonts w:cs="Segoe UI Light"/>
          <w:color w:val="009E49"/>
          <w:sz w:val="22"/>
          <w:szCs w:val="26"/>
        </w:rPr>
      </w:pPr>
      <w:r w:rsidRPr="00C564E8">
        <w:rPr>
          <w:rFonts w:cs="Segoe UI Light"/>
          <w:color w:val="009E49"/>
          <w:sz w:val="22"/>
          <w:szCs w:val="26"/>
        </w:rPr>
        <w:t>Create a new docker image</w:t>
      </w:r>
    </w:p>
    <w:p w14:paraId="120F0004" w14:textId="1E6ACB91" w:rsidR="00795256" w:rsidRDefault="00795256" w:rsidP="00795256">
      <w:pPr>
        <w:pStyle w:val="MSBizSparkBodyCopy"/>
      </w:pPr>
      <w:r>
        <w:lastRenderedPageBreak/>
        <w:t>We will create an image for our dockerized encoder from scratch. This image will be a dummy encoder. It downloads a file, makes a high CPU load for 1 processor core for 120 seconds and then copies the file to storage or creates an error (</w:t>
      </w:r>
      <w:r w:rsidR="009B791B">
        <w:t>tuned</w:t>
      </w:r>
      <w:r>
        <w:t xml:space="preserve"> to be in 20% of runs). Also the script removes expired results. This is not a production script sample. Be sure you have an active account on the docker hub. Read more details and signup here: </w:t>
      </w:r>
      <w:hyperlink r:id="rId49" w:history="1">
        <w:r w:rsidR="003A7BBF" w:rsidRPr="008201B0">
          <w:rPr>
            <w:rStyle w:val="Hyperlink"/>
          </w:rPr>
          <w:t>https://www.docker.com/products/docker-hub</w:t>
        </w:r>
      </w:hyperlink>
      <w:r w:rsidR="003A7BBF">
        <w:t xml:space="preserve">. </w:t>
      </w:r>
      <w:r>
        <w:t xml:space="preserve">In order to avoid local docker installation I propose to use a master virtual machine of cluster just created. </w:t>
      </w:r>
    </w:p>
    <w:p w14:paraId="01C39F99" w14:textId="77777777" w:rsidR="003A7BBF" w:rsidRDefault="003A7BBF" w:rsidP="00795256">
      <w:pPr>
        <w:pStyle w:val="MSBizSparkBodyCopy"/>
      </w:pPr>
    </w:p>
    <w:p w14:paraId="64804B0E" w14:textId="128CE37D" w:rsidR="00795256" w:rsidRDefault="00795256" w:rsidP="00E0520A">
      <w:pPr>
        <w:pStyle w:val="MSBizSparkBodyCopy"/>
        <w:numPr>
          <w:ilvl w:val="0"/>
          <w:numId w:val="20"/>
        </w:numPr>
      </w:pPr>
      <w:r>
        <w:t>Initiate a console ssh session to cluster master VM.</w:t>
      </w:r>
    </w:p>
    <w:p w14:paraId="41FFEC68" w14:textId="77777777" w:rsidR="003A7BBF" w:rsidRDefault="003A7BBF" w:rsidP="003A7BBF">
      <w:pPr>
        <w:pStyle w:val="MSBizSparkBodyCopy"/>
        <w:ind w:left="720"/>
      </w:pPr>
    </w:p>
    <w:p w14:paraId="28CC3B5E" w14:textId="4ED4B4A2" w:rsidR="00795256" w:rsidRDefault="00795256" w:rsidP="00E0520A">
      <w:pPr>
        <w:pStyle w:val="MSBizSparkBodyCopy"/>
        <w:numPr>
          <w:ilvl w:val="0"/>
          <w:numId w:val="20"/>
        </w:numPr>
      </w:pPr>
      <w:r>
        <w:t>Type commands:</w:t>
      </w:r>
    </w:p>
    <w:p w14:paraId="3E0E527A" w14:textId="77777777" w:rsidR="00795256" w:rsidRPr="00C564E8" w:rsidRDefault="00795256" w:rsidP="00D5494E">
      <w:pPr>
        <w:pStyle w:val="MSBizSparkBodyCopy"/>
        <w:ind w:left="720"/>
        <w:rPr>
          <w:i/>
          <w:color w:val="2E74B5" w:themeColor="accent1" w:themeShade="BF"/>
          <w:sz w:val="16"/>
          <w:szCs w:val="18"/>
        </w:rPr>
      </w:pPr>
      <w:r w:rsidRPr="00C564E8">
        <w:rPr>
          <w:i/>
          <w:color w:val="2E74B5" w:themeColor="accent1" w:themeShade="BF"/>
          <w:sz w:val="16"/>
          <w:szCs w:val="18"/>
        </w:rPr>
        <w:t>cd</w:t>
      </w:r>
    </w:p>
    <w:p w14:paraId="467ED72E" w14:textId="77777777" w:rsidR="00795256" w:rsidRPr="00C564E8" w:rsidRDefault="00795256" w:rsidP="00D5494E">
      <w:pPr>
        <w:pStyle w:val="MSBizSparkBodyCopy"/>
        <w:ind w:left="720"/>
        <w:rPr>
          <w:i/>
          <w:color w:val="2E74B5" w:themeColor="accent1" w:themeShade="BF"/>
          <w:sz w:val="16"/>
          <w:szCs w:val="18"/>
        </w:rPr>
      </w:pPr>
      <w:r w:rsidRPr="00C564E8">
        <w:rPr>
          <w:i/>
          <w:color w:val="2E74B5" w:themeColor="accent1" w:themeShade="BF"/>
          <w:sz w:val="16"/>
          <w:szCs w:val="18"/>
        </w:rPr>
        <w:t>mkdir dockerizedencoder</w:t>
      </w:r>
    </w:p>
    <w:p w14:paraId="0B11D6C8" w14:textId="77777777" w:rsidR="00795256" w:rsidRPr="00C564E8" w:rsidRDefault="00795256" w:rsidP="00D5494E">
      <w:pPr>
        <w:pStyle w:val="MSBizSparkBodyCopy"/>
        <w:ind w:left="720"/>
        <w:rPr>
          <w:i/>
          <w:color w:val="2E74B5" w:themeColor="accent1" w:themeShade="BF"/>
          <w:sz w:val="16"/>
          <w:szCs w:val="18"/>
        </w:rPr>
      </w:pPr>
      <w:r w:rsidRPr="00C564E8">
        <w:rPr>
          <w:i/>
          <w:color w:val="2E74B5" w:themeColor="accent1" w:themeShade="BF"/>
          <w:sz w:val="16"/>
          <w:szCs w:val="18"/>
        </w:rPr>
        <w:t>cd dockerizedencoder</w:t>
      </w:r>
    </w:p>
    <w:p w14:paraId="46696CAE" w14:textId="729852AC" w:rsidR="00795256" w:rsidRDefault="00795256" w:rsidP="00D5494E">
      <w:pPr>
        <w:pStyle w:val="MSBizSparkBodyCopy"/>
        <w:ind w:left="720"/>
        <w:rPr>
          <w:i/>
          <w:color w:val="2E74B5" w:themeColor="accent1" w:themeShade="BF"/>
          <w:sz w:val="16"/>
          <w:szCs w:val="18"/>
        </w:rPr>
      </w:pPr>
      <w:commentRangeStart w:id="61"/>
      <w:commentRangeStart w:id="62"/>
      <w:r w:rsidRPr="00C564E8">
        <w:rPr>
          <w:i/>
          <w:color w:val="2E74B5" w:themeColor="accent1" w:themeShade="BF"/>
          <w:sz w:val="16"/>
          <w:szCs w:val="18"/>
        </w:rPr>
        <w:t>vi Dockerfile</w:t>
      </w:r>
      <w:commentRangeEnd w:id="61"/>
      <w:r w:rsidR="00F458CD">
        <w:rPr>
          <w:rStyle w:val="CommentReference"/>
          <w:rFonts w:asciiTheme="minorHAnsi" w:hAnsiTheme="minorHAnsi" w:cstheme="minorBidi"/>
        </w:rPr>
        <w:commentReference w:id="61"/>
      </w:r>
      <w:commentRangeEnd w:id="62"/>
      <w:r w:rsidR="00873D6D">
        <w:rPr>
          <w:rStyle w:val="CommentReference"/>
          <w:rFonts w:asciiTheme="minorHAnsi" w:hAnsiTheme="minorHAnsi" w:cstheme="minorBidi"/>
        </w:rPr>
        <w:commentReference w:id="62"/>
      </w:r>
    </w:p>
    <w:p w14:paraId="58A880F3" w14:textId="77777777" w:rsidR="00C564E8" w:rsidRPr="00C564E8" w:rsidRDefault="00C564E8" w:rsidP="00795256">
      <w:pPr>
        <w:pStyle w:val="MSBizSparkBodyCopy"/>
        <w:rPr>
          <w:i/>
          <w:color w:val="2E74B5" w:themeColor="accent1" w:themeShade="BF"/>
          <w:sz w:val="16"/>
          <w:szCs w:val="18"/>
        </w:rPr>
      </w:pPr>
    </w:p>
    <w:p w14:paraId="557B27A0" w14:textId="66555485" w:rsidR="00795256" w:rsidRDefault="00795256" w:rsidP="00E0520A">
      <w:pPr>
        <w:pStyle w:val="MSBizSparkBodyCopy"/>
        <w:numPr>
          <w:ilvl w:val="0"/>
          <w:numId w:val="20"/>
        </w:numPr>
      </w:pPr>
      <w:r>
        <w:t>Press Insert and paste a content:</w:t>
      </w:r>
    </w:p>
    <w:p w14:paraId="70AC0BD9" w14:textId="77777777" w:rsidR="00795256" w:rsidRPr="00C564E8" w:rsidRDefault="00795256" w:rsidP="00C564E8">
      <w:pPr>
        <w:pStyle w:val="MSBizSparkBodyCopy"/>
        <w:ind w:left="720"/>
        <w:rPr>
          <w:i/>
          <w:color w:val="2E74B5" w:themeColor="accent1" w:themeShade="BF"/>
          <w:sz w:val="16"/>
        </w:rPr>
      </w:pPr>
      <w:r w:rsidRPr="00C564E8">
        <w:rPr>
          <w:i/>
          <w:color w:val="2E74B5" w:themeColor="accent1" w:themeShade="BF"/>
          <w:sz w:val="16"/>
        </w:rPr>
        <w:t>FROM microsoft/azure-cli</w:t>
      </w:r>
    </w:p>
    <w:p w14:paraId="134F8529" w14:textId="77777777" w:rsidR="00795256" w:rsidRPr="00C564E8" w:rsidRDefault="00795256" w:rsidP="00C564E8">
      <w:pPr>
        <w:pStyle w:val="MSBizSparkBodyCopy"/>
        <w:ind w:left="720"/>
        <w:rPr>
          <w:i/>
          <w:color w:val="2E74B5" w:themeColor="accent1" w:themeShade="BF"/>
          <w:sz w:val="16"/>
        </w:rPr>
      </w:pPr>
    </w:p>
    <w:p w14:paraId="6CB43D26" w14:textId="77777777" w:rsidR="00795256" w:rsidRPr="00C564E8" w:rsidRDefault="00795256" w:rsidP="00C564E8">
      <w:pPr>
        <w:pStyle w:val="MSBizSparkBodyCopy"/>
        <w:ind w:left="720"/>
        <w:rPr>
          <w:i/>
          <w:color w:val="2E74B5" w:themeColor="accent1" w:themeShade="BF"/>
          <w:sz w:val="16"/>
        </w:rPr>
      </w:pPr>
      <w:r w:rsidRPr="00C564E8">
        <w:rPr>
          <w:i/>
          <w:color w:val="2E74B5" w:themeColor="accent1" w:themeShade="BF"/>
          <w:sz w:val="16"/>
        </w:rPr>
        <w:t>RUN apt-get update &amp;&amp; apt-get install -y \</w:t>
      </w:r>
    </w:p>
    <w:p w14:paraId="599AD10A" w14:textId="77777777" w:rsidR="00795256" w:rsidRPr="00C564E8" w:rsidRDefault="00795256" w:rsidP="00C564E8">
      <w:pPr>
        <w:pStyle w:val="MSBizSparkBodyCopy"/>
        <w:ind w:left="720"/>
        <w:rPr>
          <w:i/>
          <w:color w:val="2E74B5" w:themeColor="accent1" w:themeShade="BF"/>
          <w:sz w:val="16"/>
        </w:rPr>
      </w:pPr>
      <w:r w:rsidRPr="00C564E8">
        <w:rPr>
          <w:i/>
          <w:color w:val="2E74B5" w:themeColor="accent1" w:themeShade="BF"/>
          <w:sz w:val="16"/>
        </w:rPr>
        <w:t xml:space="preserve">    uuid \</w:t>
      </w:r>
    </w:p>
    <w:p w14:paraId="23525EC0" w14:textId="77777777" w:rsidR="00795256" w:rsidRPr="00C564E8" w:rsidRDefault="00795256" w:rsidP="00C564E8">
      <w:pPr>
        <w:pStyle w:val="MSBizSparkBodyCopy"/>
        <w:ind w:left="720"/>
        <w:rPr>
          <w:i/>
          <w:color w:val="2E74B5" w:themeColor="accent1" w:themeShade="BF"/>
          <w:sz w:val="16"/>
        </w:rPr>
      </w:pPr>
      <w:r w:rsidRPr="00C564E8">
        <w:rPr>
          <w:i/>
          <w:color w:val="2E74B5" w:themeColor="accent1" w:themeShade="BF"/>
          <w:sz w:val="16"/>
        </w:rPr>
        <w:t xml:space="preserve">    wget \</w:t>
      </w:r>
    </w:p>
    <w:p w14:paraId="2A09B7BB" w14:textId="77777777" w:rsidR="00795256" w:rsidRPr="00C564E8" w:rsidRDefault="00795256" w:rsidP="00C564E8">
      <w:pPr>
        <w:pStyle w:val="MSBizSparkBodyCopy"/>
        <w:ind w:left="720"/>
        <w:rPr>
          <w:i/>
          <w:color w:val="2E74B5" w:themeColor="accent1" w:themeShade="BF"/>
          <w:sz w:val="16"/>
        </w:rPr>
      </w:pPr>
      <w:r w:rsidRPr="00C564E8">
        <w:rPr>
          <w:i/>
          <w:color w:val="2E74B5" w:themeColor="accent1" w:themeShade="BF"/>
          <w:sz w:val="16"/>
        </w:rPr>
        <w:t xml:space="preserve"> &amp;&amp; rm -rf /var/lib/apt/lists/*</w:t>
      </w:r>
    </w:p>
    <w:p w14:paraId="51DA3B74" w14:textId="77777777" w:rsidR="00795256" w:rsidRPr="00C564E8" w:rsidRDefault="00795256" w:rsidP="00C564E8">
      <w:pPr>
        <w:pStyle w:val="MSBizSparkBodyCopy"/>
        <w:ind w:left="720"/>
        <w:rPr>
          <w:i/>
          <w:color w:val="2E74B5" w:themeColor="accent1" w:themeShade="BF"/>
          <w:sz w:val="16"/>
        </w:rPr>
      </w:pPr>
    </w:p>
    <w:p w14:paraId="3C27A5A9" w14:textId="77777777" w:rsidR="00795256" w:rsidRPr="00C564E8" w:rsidRDefault="00795256" w:rsidP="00C564E8">
      <w:pPr>
        <w:pStyle w:val="MSBizSparkBodyCopy"/>
        <w:ind w:left="720"/>
        <w:rPr>
          <w:i/>
          <w:color w:val="2E74B5" w:themeColor="accent1" w:themeShade="BF"/>
          <w:sz w:val="16"/>
        </w:rPr>
      </w:pPr>
      <w:r w:rsidRPr="00C564E8">
        <w:rPr>
          <w:i/>
          <w:color w:val="2E74B5" w:themeColor="accent1" w:themeShade="BF"/>
          <w:sz w:val="16"/>
        </w:rPr>
        <w:t>COPY ./docker-entrypoint.sh /</w:t>
      </w:r>
    </w:p>
    <w:p w14:paraId="580B1A09" w14:textId="77777777" w:rsidR="00795256" w:rsidRPr="00C564E8" w:rsidRDefault="00795256" w:rsidP="00C564E8">
      <w:pPr>
        <w:pStyle w:val="MSBizSparkBodyCopy"/>
        <w:ind w:left="720"/>
        <w:rPr>
          <w:i/>
          <w:color w:val="2E74B5" w:themeColor="accent1" w:themeShade="BF"/>
          <w:sz w:val="16"/>
        </w:rPr>
      </w:pPr>
      <w:r w:rsidRPr="00C564E8">
        <w:rPr>
          <w:i/>
          <w:color w:val="2E74B5" w:themeColor="accent1" w:themeShade="BF"/>
          <w:sz w:val="16"/>
        </w:rPr>
        <w:t>RUN chmod +x /docker-entrypoint.sh</w:t>
      </w:r>
    </w:p>
    <w:p w14:paraId="3CF2BCB6" w14:textId="77777777" w:rsidR="00795256" w:rsidRPr="00C564E8" w:rsidRDefault="00795256" w:rsidP="00C564E8">
      <w:pPr>
        <w:pStyle w:val="MSBizSparkBodyCopy"/>
        <w:ind w:left="720"/>
        <w:rPr>
          <w:i/>
          <w:color w:val="2E74B5" w:themeColor="accent1" w:themeShade="BF"/>
          <w:sz w:val="16"/>
        </w:rPr>
      </w:pPr>
    </w:p>
    <w:p w14:paraId="473E6C1B" w14:textId="77777777" w:rsidR="00795256" w:rsidRPr="00C564E8" w:rsidRDefault="00795256" w:rsidP="00C564E8">
      <w:pPr>
        <w:pStyle w:val="MSBizSparkBodyCopy"/>
        <w:ind w:left="720"/>
        <w:rPr>
          <w:i/>
          <w:color w:val="2E74B5" w:themeColor="accent1" w:themeShade="BF"/>
          <w:sz w:val="16"/>
        </w:rPr>
      </w:pPr>
      <w:r w:rsidRPr="00C564E8">
        <w:rPr>
          <w:i/>
          <w:color w:val="2E74B5" w:themeColor="accent1" w:themeShade="BF"/>
          <w:sz w:val="16"/>
        </w:rPr>
        <w:t>ENTRYPOINT ["/docker-entrypoint.sh"]</w:t>
      </w:r>
    </w:p>
    <w:p w14:paraId="40C6276B" w14:textId="77777777" w:rsidR="00795256" w:rsidRDefault="00795256" w:rsidP="00795256">
      <w:pPr>
        <w:pStyle w:val="MSBizSparkBodyCopy"/>
      </w:pPr>
    </w:p>
    <w:p w14:paraId="0CE30506" w14:textId="70A2E5AB" w:rsidR="00795256" w:rsidRDefault="00795256" w:rsidP="00E0520A">
      <w:pPr>
        <w:pStyle w:val="MSBizSparkBodyCopy"/>
        <w:numPr>
          <w:ilvl w:val="0"/>
          <w:numId w:val="20"/>
        </w:numPr>
      </w:pPr>
      <w:r>
        <w:t>Save file (press Esc, Shift + ‘:’, type wq and press Enter)</w:t>
      </w:r>
    </w:p>
    <w:p w14:paraId="3451CB2E" w14:textId="77777777" w:rsidR="003A7BBF" w:rsidRDefault="003A7BBF" w:rsidP="003A7BBF">
      <w:pPr>
        <w:pStyle w:val="MSBizSparkBodyCopy"/>
        <w:ind w:left="720"/>
      </w:pPr>
    </w:p>
    <w:p w14:paraId="7C445FCA" w14:textId="66091D1B" w:rsidR="00795256" w:rsidRDefault="00795256" w:rsidP="00E0520A">
      <w:pPr>
        <w:pStyle w:val="MSBizSparkBodyCopy"/>
        <w:numPr>
          <w:ilvl w:val="0"/>
          <w:numId w:val="20"/>
        </w:numPr>
      </w:pPr>
      <w:r>
        <w:t>Type a command:</w:t>
      </w:r>
    </w:p>
    <w:p w14:paraId="661BB374" w14:textId="40EC7981" w:rsidR="00795256" w:rsidRDefault="00795256" w:rsidP="00C564E8">
      <w:pPr>
        <w:pStyle w:val="MSBizSparkBodyCopy"/>
        <w:ind w:left="720"/>
        <w:rPr>
          <w:i/>
          <w:color w:val="2E74B5" w:themeColor="accent1" w:themeShade="BF"/>
          <w:sz w:val="16"/>
        </w:rPr>
      </w:pPr>
      <w:r w:rsidRPr="00C564E8">
        <w:rPr>
          <w:i/>
          <w:color w:val="2E74B5" w:themeColor="accent1" w:themeShade="BF"/>
          <w:sz w:val="16"/>
        </w:rPr>
        <w:t>vi docker-entrypoint.sh</w:t>
      </w:r>
    </w:p>
    <w:p w14:paraId="4AFE22E1" w14:textId="77777777" w:rsidR="003A7BBF" w:rsidRPr="00C564E8" w:rsidRDefault="003A7BBF" w:rsidP="00C564E8">
      <w:pPr>
        <w:pStyle w:val="MSBizSparkBodyCopy"/>
        <w:ind w:left="720"/>
        <w:rPr>
          <w:i/>
          <w:color w:val="2E74B5" w:themeColor="accent1" w:themeShade="BF"/>
          <w:sz w:val="16"/>
        </w:rPr>
      </w:pPr>
    </w:p>
    <w:p w14:paraId="4FC058B5" w14:textId="713015ED" w:rsidR="00795256" w:rsidRDefault="00795256" w:rsidP="00E0520A">
      <w:pPr>
        <w:pStyle w:val="MSBizSparkBodyCopy"/>
        <w:numPr>
          <w:ilvl w:val="0"/>
          <w:numId w:val="20"/>
        </w:numPr>
      </w:pPr>
      <w:r>
        <w:t>Press Insert and paste a content:</w:t>
      </w:r>
    </w:p>
    <w:p w14:paraId="2118035A"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#!/bin/bash</w:t>
      </w:r>
    </w:p>
    <w:p w14:paraId="3145673E" w14:textId="77777777" w:rsidR="00795256" w:rsidRPr="00E0520A" w:rsidRDefault="00795256" w:rsidP="00C564E8">
      <w:pPr>
        <w:pStyle w:val="MSBizSparkBodyCopy"/>
        <w:ind w:left="720"/>
        <w:rPr>
          <w:i/>
          <w:color w:val="2E74B5" w:themeColor="accent1" w:themeShade="BF"/>
          <w:sz w:val="16"/>
          <w:szCs w:val="16"/>
        </w:rPr>
      </w:pPr>
    </w:p>
    <w:p w14:paraId="4E967D4E"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if [ "$5" = '' ]; then</w:t>
      </w:r>
    </w:p>
    <w:p w14:paraId="7E51F39F"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echo "Usage:"</w:t>
      </w:r>
    </w:p>
    <w:p w14:paraId="28FC163F"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echo " $0 SourceUrl StorageAccount StorageKey ContainerName TargetGUID ExpirationEpoch"</w:t>
      </w:r>
    </w:p>
    <w:p w14:paraId="69EE2F8C"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echo "    SourceUrl: URI from the source file will be downloaded"</w:t>
      </w:r>
    </w:p>
    <w:p w14:paraId="71A304B1"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echo "    StorageAccount: storage account name to store a results"</w:t>
      </w:r>
    </w:p>
    <w:p w14:paraId="15F7FDA7"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echo "    StorageKey: storage account access key"</w:t>
      </w:r>
    </w:p>
    <w:p w14:paraId="65CAB32D"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echo "    ContainerName: blob container name"</w:t>
      </w:r>
    </w:p>
    <w:p w14:paraId="2C48B870"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echo "    TargetGUID: alphanumeric unique id of target"</w:t>
      </w:r>
    </w:p>
    <w:p w14:paraId="7CD87A86"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echo "    ExpirationEpoch: result file expiration at given seconds since epoch UTC"</w:t>
      </w:r>
    </w:p>
    <w:p w14:paraId="17E15EB8"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exit 1</w:t>
      </w:r>
    </w:p>
    <w:p w14:paraId="3BFB6C05"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fi</w:t>
      </w:r>
    </w:p>
    <w:p w14:paraId="376BD7FB" w14:textId="77777777" w:rsidR="00795256" w:rsidRPr="00E0520A" w:rsidRDefault="00795256" w:rsidP="00C564E8">
      <w:pPr>
        <w:pStyle w:val="MSBizSparkBodyCopy"/>
        <w:ind w:left="720"/>
        <w:rPr>
          <w:i/>
          <w:color w:val="2E74B5" w:themeColor="accent1" w:themeShade="BF"/>
          <w:sz w:val="16"/>
          <w:szCs w:val="16"/>
        </w:rPr>
      </w:pPr>
    </w:p>
    <w:p w14:paraId="3F497BB2"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SourceUrl=$1</w:t>
      </w:r>
    </w:p>
    <w:p w14:paraId="011B2865"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lastRenderedPageBreak/>
        <w:t>export AZURE_STORAGE_ACCOUNT=$2</w:t>
      </w:r>
    </w:p>
    <w:p w14:paraId="09E95E2C"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export AZURE_STORAGE_ACCESS_KEY=$3</w:t>
      </w:r>
    </w:p>
    <w:p w14:paraId="58CE694B"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export ContainerName=$4</w:t>
      </w:r>
    </w:p>
    <w:p w14:paraId="01AA4724"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TargetGUID=$5</w:t>
      </w:r>
    </w:p>
    <w:p w14:paraId="7C77E69F"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Expiration=$6</w:t>
      </w:r>
    </w:p>
    <w:p w14:paraId="1ED76AF5" w14:textId="77777777" w:rsidR="00795256" w:rsidRPr="00E0520A" w:rsidRDefault="00795256" w:rsidP="00C564E8">
      <w:pPr>
        <w:pStyle w:val="MSBizSparkBodyCopy"/>
        <w:ind w:left="720"/>
        <w:rPr>
          <w:i/>
          <w:color w:val="2E74B5" w:themeColor="accent1" w:themeShade="BF"/>
          <w:sz w:val="16"/>
          <w:szCs w:val="16"/>
        </w:rPr>
      </w:pPr>
    </w:p>
    <w:p w14:paraId="492F0E7F"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IntermediateName=${TargetGUID}_Intermediate_${Expiration}</w:t>
      </w:r>
    </w:p>
    <w:p w14:paraId="2D4C01A5"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TargetName=${TargetGUID}_Success_${Expiration}</w:t>
      </w:r>
    </w:p>
    <w:p w14:paraId="57E7D2CF"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ErrorName=${TargetGUID}_Error_${Expiration}</w:t>
      </w:r>
    </w:p>
    <w:p w14:paraId="738F2E0E"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SourceFile=/tmp/`basename $SourceUrl`</w:t>
      </w:r>
    </w:p>
    <w:p w14:paraId="56E6CDA4"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Zero=/tmp/zero</w:t>
      </w:r>
    </w:p>
    <w:p w14:paraId="6F6BDE79"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&gt;$Zero</w:t>
      </w:r>
    </w:p>
    <w:p w14:paraId="1842B641" w14:textId="77777777" w:rsidR="00795256" w:rsidRPr="00E0520A" w:rsidRDefault="00795256" w:rsidP="00C564E8">
      <w:pPr>
        <w:pStyle w:val="MSBizSparkBodyCopy"/>
        <w:ind w:left="720"/>
        <w:rPr>
          <w:i/>
          <w:color w:val="2E74B5" w:themeColor="accent1" w:themeShade="BF"/>
          <w:sz w:val="16"/>
          <w:szCs w:val="16"/>
        </w:rPr>
      </w:pPr>
    </w:p>
    <w:p w14:paraId="52569D79"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function cecho()</w:t>
      </w:r>
    </w:p>
    <w:p w14:paraId="5FE41E32"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w:t>
      </w:r>
    </w:p>
    <w:p w14:paraId="4D674BF0"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echo -e "\x1B[32m$@\x1B[0m"</w:t>
      </w:r>
    </w:p>
    <w:p w14:paraId="0ED925FC"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w:t>
      </w:r>
    </w:p>
    <w:p w14:paraId="3B92E853" w14:textId="77777777" w:rsidR="00795256" w:rsidRPr="00E0520A" w:rsidRDefault="00795256" w:rsidP="00C564E8">
      <w:pPr>
        <w:pStyle w:val="MSBizSparkBodyCopy"/>
        <w:ind w:left="720"/>
        <w:rPr>
          <w:i/>
          <w:color w:val="2E74B5" w:themeColor="accent1" w:themeShade="BF"/>
          <w:sz w:val="16"/>
          <w:szCs w:val="16"/>
        </w:rPr>
      </w:pPr>
    </w:p>
    <w:p w14:paraId="0DE77F56"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function result()</w:t>
      </w:r>
    </w:p>
    <w:p w14:paraId="050CCF27"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w:t>
      </w:r>
    </w:p>
    <w:p w14:paraId="5773B487"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if [ $1 ]; then</w:t>
      </w:r>
    </w:p>
    <w:p w14:paraId="0CE18313"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cecho Uloading an Error file ...</w:t>
      </w:r>
    </w:p>
    <w:p w14:paraId="426E362F"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azure storage blob upload $Zero "$ContainerName" "$ErrorName"</w:t>
      </w:r>
    </w:p>
    <w:p w14:paraId="19219174"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else</w:t>
      </w:r>
    </w:p>
    <w:p w14:paraId="37D5C397"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cecho Uploading a Success file ...</w:t>
      </w:r>
    </w:p>
    <w:p w14:paraId="1EBD5764"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azure storage blob upload "$SourceFile" "$ContainerName" "$TargetName"</w:t>
      </w:r>
    </w:p>
    <w:p w14:paraId="60CE6181"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fi</w:t>
      </w:r>
    </w:p>
    <w:p w14:paraId="687F8B52" w14:textId="77777777" w:rsidR="00795256" w:rsidRPr="00E0520A" w:rsidRDefault="00795256" w:rsidP="00C564E8">
      <w:pPr>
        <w:pStyle w:val="MSBizSparkBodyCopy"/>
        <w:ind w:left="720"/>
        <w:rPr>
          <w:i/>
          <w:color w:val="2E74B5" w:themeColor="accent1" w:themeShade="BF"/>
          <w:sz w:val="16"/>
          <w:szCs w:val="16"/>
        </w:rPr>
      </w:pPr>
    </w:p>
    <w:p w14:paraId="0010B37E"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cecho Deleting intermediate state marker file...</w:t>
      </w:r>
    </w:p>
    <w:p w14:paraId="1BC28F10"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azure storage blob delete "$ContainerName" "$IntermediateName"</w:t>
      </w:r>
    </w:p>
    <w:p w14:paraId="11F72BB0" w14:textId="77777777" w:rsidR="00795256" w:rsidRPr="00E0520A" w:rsidRDefault="00795256" w:rsidP="00C564E8">
      <w:pPr>
        <w:pStyle w:val="MSBizSparkBodyCopy"/>
        <w:ind w:left="720"/>
        <w:rPr>
          <w:i/>
          <w:color w:val="2E74B5" w:themeColor="accent1" w:themeShade="BF"/>
          <w:sz w:val="16"/>
          <w:szCs w:val="16"/>
        </w:rPr>
      </w:pPr>
    </w:p>
    <w:p w14:paraId="5253BC01"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cecho Finished</w:t>
      </w:r>
    </w:p>
    <w:p w14:paraId="71604DA0"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exit 0</w:t>
      </w:r>
    </w:p>
    <w:p w14:paraId="168ED61C"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w:t>
      </w:r>
    </w:p>
    <w:p w14:paraId="00B8A1B4" w14:textId="77777777" w:rsidR="00795256" w:rsidRPr="00E0520A" w:rsidRDefault="00795256" w:rsidP="00C564E8">
      <w:pPr>
        <w:pStyle w:val="MSBizSparkBodyCopy"/>
        <w:ind w:left="720"/>
        <w:rPr>
          <w:i/>
          <w:color w:val="2E74B5" w:themeColor="accent1" w:themeShade="BF"/>
          <w:sz w:val="16"/>
          <w:szCs w:val="16"/>
        </w:rPr>
      </w:pPr>
    </w:p>
    <w:p w14:paraId="46202C57"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cecho Writing intermediate state marker file...</w:t>
      </w:r>
    </w:p>
    <w:p w14:paraId="5B51D70D"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azure storage blob upload $Zero "$ContainerName" "$IntermediateName"</w:t>
      </w:r>
    </w:p>
    <w:p w14:paraId="6DB40408"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if [ $? -ne 0 ]; then</w:t>
      </w:r>
    </w:p>
    <w:p w14:paraId="2E0B9FD8"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echo -e "\x1B[31mContainer access error. Terminated.\x1B[0m"</w:t>
      </w:r>
    </w:p>
    <w:p w14:paraId="0EFFDB8B"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exit 1</w:t>
      </w:r>
    </w:p>
    <w:p w14:paraId="08960E35"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fi</w:t>
      </w:r>
    </w:p>
    <w:p w14:paraId="7FABCF42" w14:textId="77777777" w:rsidR="00795256" w:rsidRPr="00E0520A" w:rsidRDefault="00795256" w:rsidP="00C564E8">
      <w:pPr>
        <w:pStyle w:val="MSBizSparkBodyCopy"/>
        <w:ind w:left="720"/>
        <w:rPr>
          <w:i/>
          <w:color w:val="2E74B5" w:themeColor="accent1" w:themeShade="BF"/>
          <w:sz w:val="16"/>
          <w:szCs w:val="16"/>
        </w:rPr>
      </w:pPr>
    </w:p>
    <w:p w14:paraId="7D3B062B"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cecho Removing expired files...</w:t>
      </w:r>
    </w:p>
    <w:p w14:paraId="5C688EBD"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export Now=`date +%s`</w:t>
      </w:r>
    </w:p>
    <w:p w14:paraId="3238D0E3"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azure storage blob list "$ContainerName" --json | awk ' /'name'/ {print $2}' | sed -e "s/[\",]//g" | awk -F "_" ' { if ($3 &lt; ENVIRON["Now"]) { print "azure storage blob delete " ENVIRON["ContainerName"] " " $0 } } ' &gt; /tmp/deleteExpired.sh</w:t>
      </w:r>
    </w:p>
    <w:p w14:paraId="48B26157"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bash /tmp/deleteExpired.sh</w:t>
      </w:r>
    </w:p>
    <w:p w14:paraId="7E4D2E61" w14:textId="77777777" w:rsidR="00795256" w:rsidRPr="00E0520A" w:rsidRDefault="00795256" w:rsidP="00C564E8">
      <w:pPr>
        <w:pStyle w:val="MSBizSparkBodyCopy"/>
        <w:ind w:left="720"/>
        <w:rPr>
          <w:i/>
          <w:color w:val="2E74B5" w:themeColor="accent1" w:themeShade="BF"/>
          <w:sz w:val="16"/>
          <w:szCs w:val="16"/>
        </w:rPr>
      </w:pPr>
    </w:p>
    <w:p w14:paraId="71F92F07"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cecho Downloading source file...</w:t>
      </w:r>
    </w:p>
    <w:p w14:paraId="7F8E200B"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rm $SourceFile &amp;&gt; /dev/null</w:t>
      </w:r>
    </w:p>
    <w:p w14:paraId="0A70339F"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wget $SourceUrl -O $SourceFile</w:t>
      </w:r>
    </w:p>
    <w:p w14:paraId="0D79045A"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if [ $? -ne 0 ]; then</w:t>
      </w:r>
    </w:p>
    <w:p w14:paraId="76A89CE6"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echo -e "\x1B[31mSource file download error\x1B[0m"</w:t>
      </w:r>
    </w:p>
    <w:p w14:paraId="3D982A34"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lastRenderedPageBreak/>
        <w:t xml:space="preserve">    result 1</w:t>
      </w:r>
    </w:p>
    <w:p w14:paraId="1197D01B"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fi</w:t>
      </w:r>
    </w:p>
    <w:p w14:paraId="08174CAA" w14:textId="77777777" w:rsidR="00795256" w:rsidRPr="00E0520A" w:rsidRDefault="00795256" w:rsidP="00C564E8">
      <w:pPr>
        <w:pStyle w:val="MSBizSparkBodyCopy"/>
        <w:ind w:left="720"/>
        <w:rPr>
          <w:i/>
          <w:color w:val="2E74B5" w:themeColor="accent1" w:themeShade="BF"/>
          <w:sz w:val="16"/>
          <w:szCs w:val="16"/>
        </w:rPr>
      </w:pPr>
    </w:p>
    <w:p w14:paraId="00E4D9B9"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cecho Dummy encoding with heavy CPU load for 120+ seconds...</w:t>
      </w:r>
    </w:p>
    <w:p w14:paraId="66813804"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End=$((SECONDS+120))</w:t>
      </w:r>
    </w:p>
    <w:p w14:paraId="064ED8EF"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while [ $SECONDS -lt $End ]; do</w:t>
      </w:r>
    </w:p>
    <w:p w14:paraId="19E501D9"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 xml:space="preserve">    dd if=/dev/zero of=/dev/null bs=1K count=10M &amp;&gt; /dev/null</w:t>
      </w:r>
    </w:p>
    <w:p w14:paraId="01849E14"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done</w:t>
      </w:r>
    </w:p>
    <w:p w14:paraId="57B11A3D" w14:textId="77777777" w:rsidR="00795256" w:rsidRPr="00E0520A" w:rsidRDefault="00795256" w:rsidP="00C564E8">
      <w:pPr>
        <w:pStyle w:val="MSBizSparkBodyCopy"/>
        <w:ind w:left="720"/>
        <w:rPr>
          <w:i/>
          <w:color w:val="2E74B5" w:themeColor="accent1" w:themeShade="BF"/>
          <w:sz w:val="16"/>
          <w:szCs w:val="16"/>
        </w:rPr>
      </w:pPr>
    </w:p>
    <w:p w14:paraId="4048801C"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cecho This is as designed: 20% of runs will produce an error result</w:t>
      </w:r>
    </w:p>
    <w:p w14:paraId="38679155" w14:textId="77777777" w:rsidR="00795256" w:rsidRPr="00E0520A" w:rsidRDefault="00795256" w:rsidP="00C564E8">
      <w:pPr>
        <w:pStyle w:val="MSBizSparkBodyCopy"/>
        <w:ind w:left="720"/>
        <w:rPr>
          <w:i/>
          <w:color w:val="2E74B5" w:themeColor="accent1" w:themeShade="BF"/>
          <w:sz w:val="16"/>
          <w:szCs w:val="16"/>
        </w:rPr>
      </w:pPr>
      <w:r w:rsidRPr="00E0520A">
        <w:rPr>
          <w:i/>
          <w:color w:val="2E74B5" w:themeColor="accent1" w:themeShade="BF"/>
          <w:sz w:val="16"/>
          <w:szCs w:val="16"/>
        </w:rPr>
        <w:t>result "$(((RANDOM % 100)+1)) -lt 20"</w:t>
      </w:r>
    </w:p>
    <w:p w14:paraId="783F3794" w14:textId="77777777" w:rsidR="00795256" w:rsidRDefault="00795256" w:rsidP="00C564E8">
      <w:pPr>
        <w:pStyle w:val="MSBizSparkBodyCopy"/>
        <w:ind w:left="720"/>
      </w:pPr>
    </w:p>
    <w:p w14:paraId="2C441078" w14:textId="48CE52AD" w:rsidR="00795256" w:rsidRDefault="00795256" w:rsidP="00D5494E">
      <w:pPr>
        <w:pStyle w:val="MSBizSparkBodyCopy"/>
        <w:numPr>
          <w:ilvl w:val="0"/>
          <w:numId w:val="20"/>
        </w:numPr>
      </w:pPr>
      <w:r>
        <w:t>Save file</w:t>
      </w:r>
    </w:p>
    <w:p w14:paraId="2E468321" w14:textId="77777777" w:rsidR="003A7BBF" w:rsidRDefault="003A7BBF" w:rsidP="003A7BBF">
      <w:pPr>
        <w:pStyle w:val="MSBizSparkBodyCopy"/>
        <w:ind w:left="720"/>
      </w:pPr>
    </w:p>
    <w:p w14:paraId="4A388E0E" w14:textId="35EFCB1C" w:rsidR="00795256" w:rsidRDefault="00795256" w:rsidP="00D5494E">
      <w:pPr>
        <w:pStyle w:val="MSBizSparkBodyCopy"/>
        <w:numPr>
          <w:ilvl w:val="0"/>
          <w:numId w:val="20"/>
        </w:numPr>
      </w:pPr>
      <w:r>
        <w:t>Type command:</w:t>
      </w:r>
    </w:p>
    <w:p w14:paraId="76AE8D58" w14:textId="62215005" w:rsidR="00795256" w:rsidRDefault="00795256" w:rsidP="00C564E8">
      <w:pPr>
        <w:pStyle w:val="MSBizSparkBodyCopy"/>
        <w:ind w:left="720"/>
        <w:rPr>
          <w:i/>
          <w:color w:val="2E74B5" w:themeColor="accent1" w:themeShade="BF"/>
          <w:sz w:val="16"/>
          <w:szCs w:val="16"/>
        </w:rPr>
      </w:pPr>
      <w:r w:rsidRPr="00C564E8">
        <w:rPr>
          <w:i/>
          <w:color w:val="2E74B5" w:themeColor="accent1" w:themeShade="BF"/>
          <w:sz w:val="16"/>
          <w:szCs w:val="16"/>
        </w:rPr>
        <w:t>docker login</w:t>
      </w:r>
    </w:p>
    <w:p w14:paraId="3307B126" w14:textId="77777777" w:rsidR="003A7BBF" w:rsidRPr="00C564E8" w:rsidRDefault="003A7BBF" w:rsidP="003A7BBF">
      <w:pPr>
        <w:pStyle w:val="MSBizSparkBodyCopy"/>
        <w:rPr>
          <w:i/>
          <w:color w:val="2E74B5" w:themeColor="accent1" w:themeShade="BF"/>
          <w:sz w:val="16"/>
          <w:szCs w:val="16"/>
        </w:rPr>
      </w:pPr>
    </w:p>
    <w:p w14:paraId="21715624" w14:textId="66EC30D7" w:rsidR="00795256" w:rsidRDefault="00795256" w:rsidP="00D5494E">
      <w:pPr>
        <w:pStyle w:val="MSBizSparkBodyCopy"/>
        <w:numPr>
          <w:ilvl w:val="0"/>
          <w:numId w:val="20"/>
        </w:numPr>
      </w:pPr>
      <w:r>
        <w:t>Enter your credentials for d</w:t>
      </w:r>
      <w:r w:rsidR="00FB5B98">
        <w:t>o</w:t>
      </w:r>
      <w:r>
        <w:t>cker hub</w:t>
      </w:r>
    </w:p>
    <w:p w14:paraId="7EF326D8" w14:textId="77777777" w:rsidR="003A7BBF" w:rsidRDefault="003A7BBF" w:rsidP="003A7BBF">
      <w:pPr>
        <w:pStyle w:val="MSBizSparkBodyCopy"/>
        <w:ind w:left="720"/>
      </w:pPr>
    </w:p>
    <w:p w14:paraId="14026F95" w14:textId="5923E0C3" w:rsidR="00795256" w:rsidRDefault="00DE319D" w:rsidP="00DE319D">
      <w:pPr>
        <w:pStyle w:val="MSBizSparkBodyCopy"/>
        <w:numPr>
          <w:ilvl w:val="0"/>
          <w:numId w:val="20"/>
        </w:numPr>
      </w:pPr>
      <w:r>
        <w:t xml:space="preserve">In order to publish a new image in the docker hub we need a unique name for image. Let us use a </w:t>
      </w:r>
      <w:r w:rsidRPr="00DE319D">
        <w:t>YourDockerHubLogin/dockerizedencoder</w:t>
      </w:r>
      <w:r>
        <w:t xml:space="preserve"> as a name. D</w:t>
      </w:r>
      <w:r w:rsidR="00FB5B98">
        <w:t xml:space="preserve">o not forget to replace a </w:t>
      </w:r>
      <w:r w:rsidR="00FB5B98" w:rsidRPr="00FB5B98">
        <w:t>YourDockerHubLogin</w:t>
      </w:r>
      <w:r w:rsidR="00FB5B98">
        <w:t xml:space="preserve"> with your docker hub login for this and subsequent commands</w:t>
      </w:r>
      <w:r>
        <w:t xml:space="preserve">. Type </w:t>
      </w:r>
      <w:commentRangeStart w:id="63"/>
      <w:commentRangeStart w:id="64"/>
      <w:r>
        <w:t>command</w:t>
      </w:r>
      <w:commentRangeEnd w:id="63"/>
      <w:r>
        <w:rPr>
          <w:rStyle w:val="CommentReference"/>
          <w:rFonts w:asciiTheme="minorHAnsi" w:hAnsiTheme="minorHAnsi" w:cstheme="minorBidi"/>
        </w:rPr>
        <w:commentReference w:id="63"/>
      </w:r>
      <w:commentRangeEnd w:id="64"/>
      <w:r>
        <w:t>:</w:t>
      </w:r>
      <w:r>
        <w:rPr>
          <w:rStyle w:val="CommentReference"/>
          <w:rFonts w:asciiTheme="minorHAnsi" w:hAnsiTheme="minorHAnsi" w:cstheme="minorBidi"/>
        </w:rPr>
        <w:commentReference w:id="64"/>
      </w:r>
    </w:p>
    <w:p w14:paraId="3C7F6C10" w14:textId="77777777" w:rsidR="00795256" w:rsidRPr="00C564E8" w:rsidRDefault="00795256" w:rsidP="00C564E8">
      <w:pPr>
        <w:pStyle w:val="MSBizSparkBodyCopy"/>
        <w:ind w:left="720"/>
        <w:rPr>
          <w:i/>
          <w:color w:val="2E74B5" w:themeColor="accent1" w:themeShade="BF"/>
          <w:sz w:val="16"/>
          <w:szCs w:val="16"/>
        </w:rPr>
      </w:pPr>
      <w:r w:rsidRPr="00C564E8">
        <w:rPr>
          <w:i/>
          <w:color w:val="2E74B5" w:themeColor="accent1" w:themeShade="BF"/>
          <w:sz w:val="16"/>
          <w:szCs w:val="16"/>
        </w:rPr>
        <w:t xml:space="preserve">docker build -t </w:t>
      </w:r>
      <w:bookmarkStart w:id="65" w:name="OLE_LINK24"/>
      <w:bookmarkStart w:id="66" w:name="OLE_LINK25"/>
      <w:bookmarkStart w:id="67" w:name="OLE_LINK26"/>
      <w:r w:rsidRPr="00C564E8">
        <w:rPr>
          <w:i/>
          <w:color w:val="2E74B5" w:themeColor="accent1" w:themeShade="BF"/>
          <w:sz w:val="16"/>
          <w:szCs w:val="16"/>
        </w:rPr>
        <w:t>YourDockerHubLogin</w:t>
      </w:r>
      <w:bookmarkEnd w:id="65"/>
      <w:bookmarkEnd w:id="66"/>
      <w:bookmarkEnd w:id="67"/>
      <w:r w:rsidRPr="00C564E8">
        <w:rPr>
          <w:i/>
          <w:color w:val="2E74B5" w:themeColor="accent1" w:themeShade="BF"/>
          <w:sz w:val="16"/>
          <w:szCs w:val="16"/>
        </w:rPr>
        <w:t>/dockerizedencoder ./</w:t>
      </w:r>
    </w:p>
    <w:p w14:paraId="3276C9CB" w14:textId="77777777" w:rsidR="00642B15" w:rsidRDefault="00642B15" w:rsidP="00795256">
      <w:pPr>
        <w:pStyle w:val="MSBizSparkBodyCopy"/>
      </w:pPr>
    </w:p>
    <w:p w14:paraId="7F617FD8" w14:textId="03C4DD9F" w:rsidR="00795256" w:rsidRPr="00642B15" w:rsidRDefault="00795256" w:rsidP="00795256">
      <w:pPr>
        <w:pStyle w:val="MSBizSparkBodyCopy"/>
        <w:rPr>
          <w:rFonts w:cs="Segoe UI Light"/>
          <w:color w:val="009E49"/>
          <w:sz w:val="22"/>
          <w:szCs w:val="26"/>
        </w:rPr>
      </w:pPr>
      <w:r w:rsidRPr="00642B15">
        <w:rPr>
          <w:rFonts w:cs="Segoe UI Light"/>
          <w:color w:val="009E49"/>
          <w:sz w:val="22"/>
          <w:szCs w:val="26"/>
        </w:rPr>
        <w:t>Push docker image</w:t>
      </w:r>
    </w:p>
    <w:p w14:paraId="5A728019" w14:textId="63706606" w:rsidR="00795256" w:rsidRDefault="00795256" w:rsidP="00D5494E">
      <w:pPr>
        <w:pStyle w:val="MSBizSparkBodyCopy"/>
        <w:numPr>
          <w:ilvl w:val="0"/>
          <w:numId w:val="20"/>
        </w:numPr>
      </w:pPr>
      <w:r>
        <w:t>Type command:</w:t>
      </w:r>
    </w:p>
    <w:p w14:paraId="75A91805" w14:textId="77777777" w:rsidR="00795256" w:rsidRPr="00C564E8" w:rsidRDefault="00795256" w:rsidP="00C564E8">
      <w:pPr>
        <w:pStyle w:val="MSBizSparkBodyCopy"/>
        <w:ind w:left="720"/>
        <w:rPr>
          <w:i/>
          <w:color w:val="2E74B5" w:themeColor="accent1" w:themeShade="BF"/>
          <w:sz w:val="16"/>
          <w:szCs w:val="16"/>
        </w:rPr>
      </w:pPr>
      <w:r w:rsidRPr="00C564E8">
        <w:rPr>
          <w:i/>
          <w:color w:val="2E74B5" w:themeColor="accent1" w:themeShade="BF"/>
          <w:sz w:val="16"/>
          <w:szCs w:val="16"/>
        </w:rPr>
        <w:t>docker push YourDockerHubLogin/dockerizedencoder</w:t>
      </w:r>
    </w:p>
    <w:p w14:paraId="730B68F5" w14:textId="77777777" w:rsidR="00795256" w:rsidRDefault="00795256" w:rsidP="00795256">
      <w:pPr>
        <w:pStyle w:val="MSBizSparkBodyCopy"/>
      </w:pPr>
    </w:p>
    <w:p w14:paraId="17C663A3" w14:textId="77777777" w:rsidR="00795256" w:rsidRPr="00642B15" w:rsidRDefault="00795256" w:rsidP="00795256">
      <w:pPr>
        <w:pStyle w:val="MSBizSparkBodyCopy"/>
        <w:rPr>
          <w:rFonts w:cs="Segoe UI Light"/>
          <w:color w:val="009E49"/>
          <w:sz w:val="22"/>
          <w:szCs w:val="26"/>
        </w:rPr>
      </w:pPr>
      <w:r w:rsidRPr="00642B15">
        <w:rPr>
          <w:rFonts w:cs="Segoe UI Light"/>
          <w:color w:val="009E49"/>
          <w:sz w:val="22"/>
          <w:szCs w:val="26"/>
        </w:rPr>
        <w:t>Test run of docker image</w:t>
      </w:r>
    </w:p>
    <w:p w14:paraId="30E91598" w14:textId="77777777" w:rsidR="00795256" w:rsidRDefault="00795256" w:rsidP="00795256">
      <w:pPr>
        <w:pStyle w:val="MSBizSparkBodyCopy"/>
      </w:pPr>
      <w:r>
        <w:t xml:space="preserve">Let us run an image we just created. </w:t>
      </w:r>
    </w:p>
    <w:p w14:paraId="78EE3697" w14:textId="319126BB" w:rsidR="00795256" w:rsidRDefault="00795256" w:rsidP="00D5494E">
      <w:pPr>
        <w:pStyle w:val="MSBizSparkBodyCopy"/>
        <w:numPr>
          <w:ilvl w:val="0"/>
          <w:numId w:val="20"/>
        </w:numPr>
      </w:pPr>
      <w:r>
        <w:t>Pull the latest version for the start:</w:t>
      </w:r>
    </w:p>
    <w:p w14:paraId="65B13EE8" w14:textId="51262028" w:rsidR="00795256" w:rsidRDefault="00795256" w:rsidP="00C564E8">
      <w:pPr>
        <w:pStyle w:val="MSBizSparkBodyCopy"/>
        <w:ind w:left="720"/>
        <w:rPr>
          <w:i/>
          <w:color w:val="2E74B5" w:themeColor="accent1" w:themeShade="BF"/>
          <w:sz w:val="16"/>
          <w:szCs w:val="16"/>
        </w:rPr>
      </w:pPr>
      <w:r w:rsidRPr="00C564E8">
        <w:rPr>
          <w:i/>
          <w:color w:val="2E74B5" w:themeColor="accent1" w:themeShade="BF"/>
          <w:sz w:val="16"/>
          <w:szCs w:val="16"/>
        </w:rPr>
        <w:t>docker -H tcp://0.0.0.0:2375 pull YourDockerHubLogin/dockerizedencoder</w:t>
      </w:r>
    </w:p>
    <w:p w14:paraId="3EAC89C1" w14:textId="77777777" w:rsidR="003A7BBF" w:rsidRPr="00C564E8" w:rsidRDefault="003A7BBF" w:rsidP="00C564E8">
      <w:pPr>
        <w:pStyle w:val="MSBizSparkBodyCopy"/>
        <w:ind w:left="720"/>
        <w:rPr>
          <w:i/>
          <w:color w:val="2E74B5" w:themeColor="accent1" w:themeShade="BF"/>
          <w:sz w:val="16"/>
          <w:szCs w:val="16"/>
        </w:rPr>
      </w:pPr>
    </w:p>
    <w:p w14:paraId="5BC73474" w14:textId="77777777" w:rsidR="00795256" w:rsidRDefault="00795256" w:rsidP="00D5494E">
      <w:pPr>
        <w:pStyle w:val="MSBizSparkBodyCopy"/>
      </w:pPr>
      <w:r>
        <w:t xml:space="preserve">We need to provide a set of parameters for image run. </w:t>
      </w:r>
    </w:p>
    <w:p w14:paraId="04342EBF" w14:textId="29EC52E5" w:rsidR="00795256" w:rsidRDefault="00795256" w:rsidP="00D5494E">
      <w:pPr>
        <w:pStyle w:val="MSBizSparkBodyCopy"/>
        <w:numPr>
          <w:ilvl w:val="0"/>
          <w:numId w:val="20"/>
        </w:numPr>
      </w:pPr>
      <w:r>
        <w:t>Run an image without parameters to see an usage:</w:t>
      </w:r>
    </w:p>
    <w:p w14:paraId="60F1F860" w14:textId="074E8994" w:rsidR="00795256" w:rsidRDefault="00795256" w:rsidP="00C564E8">
      <w:pPr>
        <w:pStyle w:val="MSBizSparkBodyCopy"/>
        <w:ind w:left="720"/>
        <w:rPr>
          <w:i/>
          <w:color w:val="2E74B5" w:themeColor="accent1" w:themeShade="BF"/>
          <w:sz w:val="16"/>
          <w:szCs w:val="16"/>
        </w:rPr>
      </w:pPr>
      <w:r w:rsidRPr="00C564E8">
        <w:rPr>
          <w:i/>
          <w:color w:val="2E74B5" w:themeColor="accent1" w:themeShade="BF"/>
          <w:sz w:val="16"/>
          <w:szCs w:val="16"/>
        </w:rPr>
        <w:t>docker -H tcp://0.0.0.0:2375 run -i YourDockerHubLogin/dockerizedencoder</w:t>
      </w:r>
    </w:p>
    <w:p w14:paraId="6B00B453" w14:textId="1512D1E3" w:rsidR="00642B15" w:rsidRPr="00C564E8" w:rsidRDefault="00642B15" w:rsidP="00C564E8">
      <w:pPr>
        <w:pStyle w:val="MSBizSparkBodyCopy"/>
        <w:ind w:left="720"/>
        <w:rPr>
          <w:i/>
          <w:color w:val="2E74B5" w:themeColor="accent1" w:themeShade="BF"/>
          <w:sz w:val="16"/>
          <w:szCs w:val="16"/>
        </w:rPr>
      </w:pPr>
      <w:r>
        <w:rPr>
          <w:noProof/>
        </w:rPr>
        <w:drawing>
          <wp:inline distT="114300" distB="114300" distL="114300" distR="114300" wp14:anchorId="0E0A9D27" wp14:editId="483B90AC">
            <wp:extent cx="5731200" cy="876300"/>
            <wp:effectExtent l="0" t="0" r="0" b="0"/>
            <wp:docPr id="5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0"/>
                    <a:srcRect/>
                    <a:stretch>
                      <a:fillRect/>
                    </a:stretch>
                  </pic:blipFill>
                  <pic:spPr>
                    <a:xfrm>
                      <a:off x="0" y="0"/>
                      <a:ext cx="5731200" cy="876300"/>
                    </a:xfrm>
                    <a:prstGeom prst="rect">
                      <a:avLst/>
                    </a:prstGeom>
                    <a:ln/>
                  </pic:spPr>
                </pic:pic>
              </a:graphicData>
            </a:graphic>
          </wp:inline>
        </w:drawing>
      </w:r>
    </w:p>
    <w:p w14:paraId="3DD27469" w14:textId="77777777" w:rsidR="00795256" w:rsidRDefault="00795256" w:rsidP="00795256">
      <w:pPr>
        <w:pStyle w:val="MSBizSparkBodyCopy"/>
      </w:pPr>
      <w:r>
        <w:t xml:space="preserve"> </w:t>
      </w:r>
    </w:p>
    <w:p w14:paraId="4DC8AB72" w14:textId="50E5B78C" w:rsidR="00795256" w:rsidRDefault="00795256" w:rsidP="00823DF7">
      <w:pPr>
        <w:pStyle w:val="MSBizSparkBodyCopy"/>
        <w:numPr>
          <w:ilvl w:val="0"/>
          <w:numId w:val="20"/>
        </w:numPr>
      </w:pPr>
      <w:r>
        <w:t>Run with required parameters</w:t>
      </w:r>
      <w:r w:rsidR="00823DF7">
        <w:t>.</w:t>
      </w:r>
      <w:r w:rsidR="00FB5B98">
        <w:t xml:space="preserve"> We used a</w:t>
      </w:r>
      <w:r w:rsidR="00873D6D">
        <w:t>n</w:t>
      </w:r>
      <w:r w:rsidR="00FB5B98">
        <w:t xml:space="preserve"> Azure </w:t>
      </w:r>
      <w:r w:rsidR="00FB5B98" w:rsidRPr="00FB5B98">
        <w:t>Sign up</w:t>
      </w:r>
      <w:r w:rsidR="00FB5B98">
        <w:t xml:space="preserve"> video URL actual on time this article was written</w:t>
      </w:r>
      <w:r w:rsidR="00823DF7">
        <w:t xml:space="preserve"> so feel free to use some other resource. Replace </w:t>
      </w:r>
      <w:r w:rsidR="00823DF7" w:rsidRPr="00823DF7">
        <w:t xml:space="preserve">YourStorageAccount </w:t>
      </w:r>
      <w:r w:rsidR="00DE319D">
        <w:t xml:space="preserve">and </w:t>
      </w:r>
      <w:r w:rsidR="00823DF7" w:rsidRPr="00823DF7">
        <w:t>YourStorageKey</w:t>
      </w:r>
      <w:r w:rsidR="00823DF7">
        <w:t xml:space="preserve"> with storage account name and key we copied after storage account creation later</w:t>
      </w:r>
    </w:p>
    <w:p w14:paraId="2666234F" w14:textId="4CB4D518" w:rsidR="00795256" w:rsidRPr="00642B15" w:rsidRDefault="00795256" w:rsidP="00642B15">
      <w:pPr>
        <w:pStyle w:val="MSBizSparkBodyCopy"/>
        <w:ind w:left="720"/>
        <w:rPr>
          <w:color w:val="2E74B5" w:themeColor="accent1" w:themeShade="BF"/>
          <w:sz w:val="16"/>
          <w:szCs w:val="16"/>
        </w:rPr>
      </w:pPr>
      <w:r w:rsidRPr="00642B15">
        <w:rPr>
          <w:color w:val="2E74B5" w:themeColor="accent1" w:themeShade="BF"/>
          <w:sz w:val="16"/>
          <w:szCs w:val="16"/>
        </w:rPr>
        <w:lastRenderedPageBreak/>
        <w:t xml:space="preserve">docker -H tcp://0.0.0.0:2375 run -i YourDockerHubLogin/dockerizedencoder </w:t>
      </w:r>
      <w:r w:rsidR="00FB5B98" w:rsidRPr="00FB5B98">
        <w:t>https://sec.ch9.ms/ch9/2286/4c62ace4-29b9-487d-8a2f-8cedb1902286/SignUpForMicrosoftAzure_mid.mp4</w:t>
      </w:r>
      <w:r w:rsidR="00FB5B98" w:rsidRPr="00FB5B98" w:rsidDel="00FB5B98">
        <w:t xml:space="preserve"> </w:t>
      </w:r>
      <w:bookmarkStart w:id="68" w:name="OLE_LINK27"/>
      <w:bookmarkStart w:id="69" w:name="OLE_LINK28"/>
      <w:r w:rsidRPr="00642B15">
        <w:rPr>
          <w:color w:val="2E74B5" w:themeColor="accent1" w:themeShade="BF"/>
          <w:sz w:val="16"/>
          <w:szCs w:val="16"/>
        </w:rPr>
        <w:t xml:space="preserve">YourStorageAccount </w:t>
      </w:r>
      <w:commentRangeStart w:id="70"/>
      <w:commentRangeStart w:id="71"/>
      <w:r w:rsidRPr="00642B15">
        <w:rPr>
          <w:color w:val="2E74B5" w:themeColor="accent1" w:themeShade="BF"/>
          <w:sz w:val="16"/>
          <w:szCs w:val="16"/>
        </w:rPr>
        <w:t xml:space="preserve">YourStorageKey </w:t>
      </w:r>
      <w:commentRangeEnd w:id="70"/>
      <w:r w:rsidR="00F458CD">
        <w:rPr>
          <w:rStyle w:val="CommentReference"/>
          <w:rFonts w:asciiTheme="minorHAnsi" w:hAnsiTheme="minorHAnsi" w:cstheme="minorBidi"/>
        </w:rPr>
        <w:commentReference w:id="70"/>
      </w:r>
      <w:bookmarkEnd w:id="68"/>
      <w:bookmarkEnd w:id="69"/>
      <w:commentRangeEnd w:id="71"/>
      <w:r w:rsidR="00823DF7">
        <w:rPr>
          <w:rStyle w:val="CommentReference"/>
          <w:rFonts w:asciiTheme="minorHAnsi" w:hAnsiTheme="minorHAnsi" w:cstheme="minorBidi"/>
        </w:rPr>
        <w:commentReference w:id="71"/>
      </w:r>
      <w:r w:rsidRPr="00642B15">
        <w:rPr>
          <w:color w:val="2E74B5" w:themeColor="accent1" w:themeShade="BF"/>
          <w:sz w:val="16"/>
          <w:szCs w:val="16"/>
        </w:rPr>
        <w:t>encoderresults MANUALRUN `date +%s --date='next day'`</w:t>
      </w:r>
    </w:p>
    <w:p w14:paraId="79CE2918" w14:textId="77777777" w:rsidR="003A7BBF" w:rsidRDefault="003A7BBF" w:rsidP="00795256">
      <w:pPr>
        <w:pStyle w:val="MSBizSparkBodyCopy"/>
      </w:pPr>
    </w:p>
    <w:p w14:paraId="376560F2" w14:textId="7C2D882D" w:rsidR="00795256" w:rsidRDefault="00795256" w:rsidP="00795256">
      <w:pPr>
        <w:pStyle w:val="MSBizSparkBodyCopy"/>
      </w:pPr>
      <w:r>
        <w:t>If you try several times you will get both success and error results. The running docker script is designed to produce approximately 20% of runs with error result. Please ensure you see a result file(s) in the encoderresults container like this:</w:t>
      </w:r>
    </w:p>
    <w:p w14:paraId="4744F62F" w14:textId="1DB4B325" w:rsidR="00795256" w:rsidRDefault="00795256" w:rsidP="00795256">
      <w:pPr>
        <w:pStyle w:val="MSBizSparkBodyCopy"/>
      </w:pPr>
      <w:r>
        <w:t xml:space="preserve"> </w:t>
      </w:r>
      <w:r w:rsidR="00642B15">
        <w:rPr>
          <w:noProof/>
        </w:rPr>
        <w:drawing>
          <wp:inline distT="114300" distB="114300" distL="114300" distR="114300" wp14:anchorId="384963E4" wp14:editId="45BCD38A">
            <wp:extent cx="2768600" cy="1472144"/>
            <wp:effectExtent l="0" t="0" r="0" b="0"/>
            <wp:docPr id="2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pic:nvPicPr>
                  <pic:blipFill>
                    <a:blip r:embed="rId51"/>
                    <a:srcRect/>
                    <a:stretch>
                      <a:fillRect/>
                    </a:stretch>
                  </pic:blipFill>
                  <pic:spPr>
                    <a:xfrm>
                      <a:off x="0" y="0"/>
                      <a:ext cx="2786783" cy="1481812"/>
                    </a:xfrm>
                    <a:prstGeom prst="rect">
                      <a:avLst/>
                    </a:prstGeom>
                    <a:ln/>
                  </pic:spPr>
                </pic:pic>
              </a:graphicData>
            </a:graphic>
          </wp:inline>
        </w:drawing>
      </w:r>
    </w:p>
    <w:p w14:paraId="3BA553D9" w14:textId="77777777" w:rsidR="00795256" w:rsidRDefault="00795256" w:rsidP="00795256">
      <w:pPr>
        <w:pStyle w:val="MSBizSparkBodyCopy"/>
      </w:pPr>
    </w:p>
    <w:p w14:paraId="05BC53E5" w14:textId="77777777" w:rsidR="00795256" w:rsidRPr="00642B15" w:rsidRDefault="00795256" w:rsidP="00795256">
      <w:pPr>
        <w:pStyle w:val="MSBizSparkBodyCopy"/>
        <w:rPr>
          <w:rFonts w:cs="Segoe UI Light"/>
          <w:color w:val="009E49"/>
          <w:sz w:val="22"/>
          <w:szCs w:val="26"/>
        </w:rPr>
      </w:pPr>
      <w:r w:rsidRPr="00642B15">
        <w:rPr>
          <w:rFonts w:cs="Segoe UI Light"/>
          <w:color w:val="009E49"/>
          <w:sz w:val="22"/>
          <w:szCs w:val="26"/>
        </w:rPr>
        <w:t>Configure Node.JS site</w:t>
      </w:r>
    </w:p>
    <w:p w14:paraId="24EB27FF" w14:textId="49C0E4E8" w:rsidR="00795256" w:rsidRDefault="00795256" w:rsidP="00642B15">
      <w:pPr>
        <w:pStyle w:val="MSBizSparkBodyCopy"/>
        <w:numPr>
          <w:ilvl w:val="0"/>
          <w:numId w:val="26"/>
        </w:numPr>
        <w:ind w:left="432" w:hanging="288"/>
      </w:pPr>
      <w:r>
        <w:t>Create an Express JS template project. You can use command line and exec the follow command:</w:t>
      </w:r>
    </w:p>
    <w:p w14:paraId="6C6A3721" w14:textId="76BEA31D" w:rsidR="00795256" w:rsidRPr="00642B15" w:rsidRDefault="00795256" w:rsidP="00642B15">
      <w:pPr>
        <w:pStyle w:val="MSBizSparkBodyCopy"/>
        <w:ind w:left="432"/>
        <w:rPr>
          <w:i/>
        </w:rPr>
      </w:pPr>
      <w:r w:rsidRPr="00642B15">
        <w:rPr>
          <w:i/>
          <w:color w:val="2E74B5" w:themeColor="accent1" w:themeShade="BF"/>
          <w:sz w:val="16"/>
        </w:rPr>
        <w:t>express &lt;app name&gt;</w:t>
      </w:r>
    </w:p>
    <w:p w14:paraId="16B123B2" w14:textId="77777777" w:rsidR="00642B15" w:rsidRDefault="00795256" w:rsidP="00795256">
      <w:pPr>
        <w:pStyle w:val="MSBizSparkBodyCopy"/>
      </w:pPr>
      <w:r>
        <w:tab/>
      </w:r>
    </w:p>
    <w:p w14:paraId="41D1D07E" w14:textId="750B7C92" w:rsidR="00795256" w:rsidRDefault="00642B15" w:rsidP="003A7BBF">
      <w:pPr>
        <w:pStyle w:val="MSBizSparkBodyCopy"/>
        <w:ind w:left="432"/>
      </w:pPr>
      <w:r>
        <w:t>Alternatively,</w:t>
      </w:r>
      <w:r w:rsidR="00795256">
        <w:t xml:space="preserve"> you can use the Visual Studio and Node.js Tools for Visual Studio (</w:t>
      </w:r>
      <w:hyperlink r:id="rId52" w:history="1">
        <w:r w:rsidRPr="008201B0">
          <w:rPr>
            <w:rStyle w:val="Hyperlink"/>
          </w:rPr>
          <w:t>https://www.visualstudio.com/features/node-js-vs.aspx</w:t>
        </w:r>
      </w:hyperlink>
      <w:r>
        <w:t>)</w:t>
      </w:r>
      <w:r w:rsidR="00795256">
        <w:t xml:space="preserve">. In the list of project select </w:t>
      </w:r>
      <w:r w:rsidR="00795256" w:rsidRPr="00642B15">
        <w:rPr>
          <w:i/>
        </w:rPr>
        <w:t>Other Languages -&gt; JavaScript -&gt; Node.js and create Basic Node.js Express 4 Application</w:t>
      </w:r>
      <w:r w:rsidR="00795256">
        <w:t>.</w:t>
      </w:r>
    </w:p>
    <w:p w14:paraId="54B6DACF" w14:textId="77777777" w:rsidR="003A7BBF" w:rsidRDefault="003A7BBF" w:rsidP="003A7BBF">
      <w:pPr>
        <w:pStyle w:val="MSBizSparkBodyCopy"/>
        <w:ind w:left="432"/>
      </w:pPr>
    </w:p>
    <w:p w14:paraId="29385402" w14:textId="277956CC" w:rsidR="00795256" w:rsidRDefault="00795256" w:rsidP="00642B15">
      <w:pPr>
        <w:pStyle w:val="MSBizSparkBodyCopy"/>
        <w:numPr>
          <w:ilvl w:val="0"/>
          <w:numId w:val="26"/>
        </w:numPr>
        <w:ind w:left="432" w:hanging="288"/>
      </w:pPr>
      <w:r>
        <w:t>To connect to the azure storage</w:t>
      </w:r>
      <w:r w:rsidR="00642B15">
        <w:t xml:space="preserve"> service, install azure-storage </w:t>
      </w:r>
      <w:r>
        <w:t>module. You can use the command line and execute the follow command:</w:t>
      </w:r>
    </w:p>
    <w:p w14:paraId="70FB8938" w14:textId="77777777" w:rsidR="00795256" w:rsidRPr="00642B15" w:rsidRDefault="00795256" w:rsidP="00795256">
      <w:pPr>
        <w:pStyle w:val="MSBizSparkBodyCopy"/>
        <w:rPr>
          <w:i/>
          <w:color w:val="2E74B5" w:themeColor="accent1" w:themeShade="BF"/>
          <w:sz w:val="16"/>
        </w:rPr>
      </w:pPr>
      <w:r>
        <w:tab/>
      </w:r>
      <w:r w:rsidRPr="00642B15">
        <w:rPr>
          <w:i/>
          <w:color w:val="2E74B5" w:themeColor="accent1" w:themeShade="BF"/>
          <w:sz w:val="16"/>
        </w:rPr>
        <w:t>npm install azure-storage --save</w:t>
      </w:r>
    </w:p>
    <w:p w14:paraId="7CCC27E5" w14:textId="77777777" w:rsidR="00795256" w:rsidRDefault="00795256" w:rsidP="00795256">
      <w:pPr>
        <w:pStyle w:val="MSBizSparkBodyCopy"/>
      </w:pPr>
      <w:r>
        <w:tab/>
        <w:t>Or in the Visual Studio you can use the Node.js Interactive Window and execute:</w:t>
      </w:r>
    </w:p>
    <w:p w14:paraId="3F237474" w14:textId="09AE5F11" w:rsidR="00795256" w:rsidRDefault="00795256" w:rsidP="00795256">
      <w:pPr>
        <w:pStyle w:val="MSBizSparkBodyCopy"/>
        <w:rPr>
          <w:i/>
          <w:color w:val="2E74B5" w:themeColor="accent1" w:themeShade="BF"/>
          <w:sz w:val="16"/>
        </w:rPr>
      </w:pPr>
      <w:r w:rsidRPr="00642B15">
        <w:rPr>
          <w:i/>
          <w:color w:val="2E74B5" w:themeColor="accent1" w:themeShade="BF"/>
          <w:sz w:val="16"/>
        </w:rPr>
        <w:tab/>
        <w:t xml:space="preserve">.npm [&lt;app name&gt;] install azure-storage </w:t>
      </w:r>
      <w:r w:rsidR="00642B15">
        <w:rPr>
          <w:i/>
          <w:color w:val="2E74B5" w:themeColor="accent1" w:themeShade="BF"/>
          <w:sz w:val="16"/>
        </w:rPr>
        <w:t>–</w:t>
      </w:r>
      <w:r w:rsidRPr="00642B15">
        <w:rPr>
          <w:i/>
          <w:color w:val="2E74B5" w:themeColor="accent1" w:themeShade="BF"/>
          <w:sz w:val="16"/>
        </w:rPr>
        <w:t>save</w:t>
      </w:r>
    </w:p>
    <w:p w14:paraId="7634E7B1" w14:textId="77777777" w:rsidR="00642B15" w:rsidRPr="00642B15" w:rsidRDefault="00642B15" w:rsidP="00795256">
      <w:pPr>
        <w:pStyle w:val="MSBizSparkBodyCopy"/>
        <w:rPr>
          <w:i/>
          <w:color w:val="2E74B5" w:themeColor="accent1" w:themeShade="BF"/>
          <w:sz w:val="16"/>
        </w:rPr>
      </w:pPr>
    </w:p>
    <w:p w14:paraId="4E374E25" w14:textId="5A3580A9" w:rsidR="00795256" w:rsidRDefault="00795256" w:rsidP="00642B15">
      <w:pPr>
        <w:pStyle w:val="MSBizSparkBodyCopy"/>
        <w:numPr>
          <w:ilvl w:val="0"/>
          <w:numId w:val="26"/>
        </w:numPr>
        <w:ind w:left="432" w:hanging="288"/>
      </w:pPr>
      <w:r>
        <w:t>The Docker is running on the Linux machine and ssh connection is required to connect and run the process. So ssh2 module needs to be installed as well. You can use the follow command:</w:t>
      </w:r>
    </w:p>
    <w:p w14:paraId="3ABDD0A3" w14:textId="77777777" w:rsidR="00795256" w:rsidRPr="00642B15" w:rsidRDefault="00795256" w:rsidP="00795256">
      <w:pPr>
        <w:pStyle w:val="MSBizSparkBodyCopy"/>
        <w:rPr>
          <w:i/>
          <w:color w:val="2E74B5" w:themeColor="accent1" w:themeShade="BF"/>
          <w:sz w:val="16"/>
        </w:rPr>
      </w:pPr>
      <w:r w:rsidRPr="00642B15">
        <w:rPr>
          <w:i/>
          <w:color w:val="2E74B5" w:themeColor="accent1" w:themeShade="BF"/>
          <w:sz w:val="16"/>
        </w:rPr>
        <w:tab/>
        <w:t>npm install ssh2 --save</w:t>
      </w:r>
    </w:p>
    <w:p w14:paraId="1EF9C5F9" w14:textId="77777777" w:rsidR="00795256" w:rsidRDefault="00795256" w:rsidP="00795256">
      <w:pPr>
        <w:pStyle w:val="MSBizSparkBodyCopy"/>
      </w:pPr>
      <w:r>
        <w:tab/>
        <w:t>or in the Visual Studio Node.js Interactive Window:</w:t>
      </w:r>
    </w:p>
    <w:p w14:paraId="6F2CA33E" w14:textId="2C78BDC1" w:rsidR="00795256" w:rsidRDefault="00795256" w:rsidP="00795256">
      <w:pPr>
        <w:pStyle w:val="MSBizSparkBodyCopy"/>
        <w:rPr>
          <w:i/>
          <w:color w:val="2E74B5" w:themeColor="accent1" w:themeShade="BF"/>
          <w:sz w:val="16"/>
        </w:rPr>
      </w:pPr>
      <w:r w:rsidRPr="00642B15">
        <w:rPr>
          <w:i/>
          <w:color w:val="2E74B5" w:themeColor="accent1" w:themeShade="BF"/>
          <w:sz w:val="16"/>
        </w:rPr>
        <w:tab/>
        <w:t xml:space="preserve">.npm [&lt;app name&gt;] install ssh2 </w:t>
      </w:r>
      <w:r w:rsidR="00642B15">
        <w:rPr>
          <w:i/>
          <w:color w:val="2E74B5" w:themeColor="accent1" w:themeShade="BF"/>
          <w:sz w:val="16"/>
        </w:rPr>
        <w:t>–</w:t>
      </w:r>
      <w:r w:rsidRPr="00642B15">
        <w:rPr>
          <w:i/>
          <w:color w:val="2E74B5" w:themeColor="accent1" w:themeShade="BF"/>
          <w:sz w:val="16"/>
        </w:rPr>
        <w:t>save</w:t>
      </w:r>
    </w:p>
    <w:p w14:paraId="463DA903" w14:textId="77777777" w:rsidR="00642B15" w:rsidRPr="00642B15" w:rsidRDefault="00642B15" w:rsidP="00795256">
      <w:pPr>
        <w:pStyle w:val="MSBizSparkBodyCopy"/>
        <w:rPr>
          <w:i/>
          <w:color w:val="2E74B5" w:themeColor="accent1" w:themeShade="BF"/>
          <w:sz w:val="16"/>
        </w:rPr>
      </w:pPr>
    </w:p>
    <w:p w14:paraId="1E7F6DCC" w14:textId="3EABD7C6" w:rsidR="00795256" w:rsidRDefault="00795256" w:rsidP="00642B15">
      <w:pPr>
        <w:pStyle w:val="MSBizSparkBodyCopy"/>
        <w:numPr>
          <w:ilvl w:val="0"/>
          <w:numId w:val="26"/>
        </w:numPr>
        <w:ind w:left="432" w:hanging="288"/>
      </w:pPr>
      <w:r>
        <w:t>To identify users its id is stored in cookies. Sample uses node-uuid module for is generation. You can use the follow command:</w:t>
      </w:r>
    </w:p>
    <w:p w14:paraId="19A3F0B8" w14:textId="77777777" w:rsidR="00795256" w:rsidRPr="00642B15" w:rsidRDefault="00795256" w:rsidP="00795256">
      <w:pPr>
        <w:pStyle w:val="MSBizSparkBodyCopy"/>
        <w:rPr>
          <w:i/>
          <w:color w:val="2E74B5" w:themeColor="accent1" w:themeShade="BF"/>
          <w:sz w:val="16"/>
        </w:rPr>
      </w:pPr>
      <w:r w:rsidRPr="00642B15">
        <w:rPr>
          <w:i/>
          <w:color w:val="2E74B5" w:themeColor="accent1" w:themeShade="BF"/>
          <w:sz w:val="16"/>
        </w:rPr>
        <w:tab/>
        <w:t>npm install node-uuid --save</w:t>
      </w:r>
    </w:p>
    <w:p w14:paraId="415692DE" w14:textId="77777777" w:rsidR="00795256" w:rsidRDefault="00795256" w:rsidP="00795256">
      <w:pPr>
        <w:pStyle w:val="MSBizSparkBodyCopy"/>
      </w:pPr>
      <w:r>
        <w:tab/>
        <w:t>or in the Visual Studio Node.js Interactive Window:</w:t>
      </w:r>
    </w:p>
    <w:p w14:paraId="314D2830" w14:textId="4A47CFB9" w:rsidR="00795256" w:rsidRDefault="00795256" w:rsidP="00795256">
      <w:pPr>
        <w:pStyle w:val="MSBizSparkBodyCopy"/>
        <w:rPr>
          <w:i/>
          <w:color w:val="2E74B5" w:themeColor="accent1" w:themeShade="BF"/>
          <w:sz w:val="16"/>
        </w:rPr>
      </w:pPr>
      <w:r w:rsidRPr="00642B15">
        <w:rPr>
          <w:i/>
          <w:color w:val="2E74B5" w:themeColor="accent1" w:themeShade="BF"/>
          <w:sz w:val="16"/>
        </w:rPr>
        <w:tab/>
        <w:t xml:space="preserve">.npm [&lt;app name&gt;] install node-uuid </w:t>
      </w:r>
      <w:r w:rsidR="00642B15">
        <w:rPr>
          <w:i/>
          <w:color w:val="2E74B5" w:themeColor="accent1" w:themeShade="BF"/>
          <w:sz w:val="16"/>
        </w:rPr>
        <w:t>–</w:t>
      </w:r>
      <w:r w:rsidRPr="00642B15">
        <w:rPr>
          <w:i/>
          <w:color w:val="2E74B5" w:themeColor="accent1" w:themeShade="BF"/>
          <w:sz w:val="16"/>
        </w:rPr>
        <w:t>save</w:t>
      </w:r>
    </w:p>
    <w:p w14:paraId="0387A92B" w14:textId="77777777" w:rsidR="00642B15" w:rsidRPr="00642B15" w:rsidRDefault="00642B15" w:rsidP="00795256">
      <w:pPr>
        <w:pStyle w:val="MSBizSparkBodyCopy"/>
        <w:rPr>
          <w:i/>
          <w:color w:val="2E74B5" w:themeColor="accent1" w:themeShade="BF"/>
          <w:sz w:val="16"/>
        </w:rPr>
      </w:pPr>
    </w:p>
    <w:p w14:paraId="780B9599" w14:textId="0A6B761C" w:rsidR="00795256" w:rsidRDefault="00795256" w:rsidP="00642B15">
      <w:pPr>
        <w:pStyle w:val="MSBizSparkBodyCopy"/>
        <w:numPr>
          <w:ilvl w:val="0"/>
          <w:numId w:val="26"/>
        </w:numPr>
        <w:ind w:left="432" w:hanging="288"/>
      </w:pPr>
      <w:r>
        <w:t>All config are stored in the JSON file. Create config.json and add the following configs:</w:t>
      </w:r>
    </w:p>
    <w:p w14:paraId="6F76F874"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w:t>
      </w:r>
    </w:p>
    <w:p w14:paraId="42266D4E"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"storage": {</w:t>
      </w:r>
    </w:p>
    <w:p w14:paraId="573C2A38"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lastRenderedPageBreak/>
        <w:t xml:space="preserve">    "accountName": "&lt;account name&gt;",</w:t>
      </w:r>
    </w:p>
    <w:p w14:paraId="3A2C7ADD"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"secret": "&lt;secret&gt;",</w:t>
      </w:r>
    </w:p>
    <w:p w14:paraId="577245ED"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"containerName": "&lt;container name&gt;",</w:t>
      </w:r>
    </w:p>
    <w:p w14:paraId="55F1868A"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"filePathTemplate": "https://%s.blob.core.windows.net/%s/%s"</w:t>
      </w:r>
    </w:p>
    <w:p w14:paraId="2DC33620"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w:t>
      </w:r>
    </w:p>
    <w:p w14:paraId="350022DF"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"docker": {</w:t>
      </w:r>
    </w:p>
    <w:p w14:paraId="61469628" w14:textId="2184877D"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"port": </w:t>
      </w:r>
      <w:ins w:id="72" w:author="Author">
        <w:r w:rsidR="00823DF7" w:rsidRPr="00642B15">
          <w:rPr>
            <w:color w:val="2E74B5" w:themeColor="accent1" w:themeShade="BF"/>
            <w:sz w:val="16"/>
            <w:szCs w:val="16"/>
          </w:rPr>
          <w:t>2375</w:t>
        </w:r>
      </w:ins>
      <w:del w:id="73" w:author="Author">
        <w:r w:rsidRPr="00642B15" w:rsidDel="00823DF7">
          <w:rPr>
            <w:i/>
            <w:color w:val="2E74B5" w:themeColor="accent1" w:themeShade="BF"/>
            <w:sz w:val="16"/>
          </w:rPr>
          <w:delText>&lt;docker port&gt;</w:delText>
        </w:r>
      </w:del>
      <w:r w:rsidRPr="00642B15">
        <w:rPr>
          <w:i/>
          <w:color w:val="2E74B5" w:themeColor="accent1" w:themeShade="BF"/>
          <w:sz w:val="16"/>
        </w:rPr>
        <w:t>,</w:t>
      </w:r>
    </w:p>
    <w:p w14:paraId="6BFB71DE" w14:textId="767A2473"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"imageName": "</w:t>
      </w:r>
      <w:ins w:id="74" w:author="Author">
        <w:r w:rsidR="00B8745F">
          <w:rPr>
            <w:i/>
            <w:color w:val="2E74B5" w:themeColor="accent1" w:themeShade="BF"/>
            <w:sz w:val="16"/>
            <w:szCs w:val="16"/>
          </w:rPr>
          <w:t>&lt;DockerImage</w:t>
        </w:r>
        <w:r w:rsidR="00DE319D">
          <w:rPr>
            <w:i/>
            <w:color w:val="2E74B5" w:themeColor="accent1" w:themeShade="BF"/>
            <w:sz w:val="16"/>
            <w:szCs w:val="16"/>
          </w:rPr>
          <w:t>Name</w:t>
        </w:r>
        <w:r w:rsidR="00B8745F">
          <w:rPr>
            <w:i/>
            <w:color w:val="2E74B5" w:themeColor="accent1" w:themeShade="BF"/>
            <w:sz w:val="16"/>
            <w:szCs w:val="16"/>
          </w:rPr>
          <w:t>&gt;</w:t>
        </w:r>
        <w:r w:rsidR="00823DF7">
          <w:rPr>
            <w:i/>
            <w:color w:val="2E74B5" w:themeColor="accent1" w:themeShade="BF"/>
            <w:sz w:val="16"/>
            <w:szCs w:val="16"/>
          </w:rPr>
          <w:t>”</w:t>
        </w:r>
        <w:r w:rsidR="00823DF7" w:rsidRPr="00642B15" w:rsidDel="00823DF7">
          <w:rPr>
            <w:i/>
            <w:color w:val="2E74B5" w:themeColor="accent1" w:themeShade="BF"/>
            <w:sz w:val="16"/>
          </w:rPr>
          <w:t xml:space="preserve"> </w:t>
        </w:r>
      </w:ins>
      <w:del w:id="75" w:author="Author">
        <w:r w:rsidRPr="00642B15" w:rsidDel="00823DF7">
          <w:rPr>
            <w:i/>
            <w:color w:val="2E74B5" w:themeColor="accent1" w:themeShade="BF"/>
            <w:sz w:val="16"/>
          </w:rPr>
          <w:delText>&lt;image name&gt;"</w:delText>
        </w:r>
      </w:del>
      <w:r w:rsidRPr="00642B15">
        <w:rPr>
          <w:i/>
          <w:color w:val="2E74B5" w:themeColor="accent1" w:themeShade="BF"/>
          <w:sz w:val="16"/>
        </w:rPr>
        <w:t>,</w:t>
      </w:r>
    </w:p>
    <w:p w14:paraId="284C3CB9"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"ssh": {</w:t>
      </w:r>
    </w:p>
    <w:p w14:paraId="0FC24E6A" w14:textId="3E0B2376"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"host": "</w:t>
      </w:r>
      <w:ins w:id="76" w:author="Author">
        <w:r w:rsidR="00351718">
          <w:rPr>
            <w:i/>
            <w:color w:val="2E74B5" w:themeColor="accent1" w:themeShade="BF"/>
            <w:sz w:val="16"/>
          </w:rPr>
          <w:t>&lt;SwarmClu</w:t>
        </w:r>
        <w:r w:rsidR="00351718" w:rsidRPr="00351718">
          <w:rPr>
            <w:i/>
            <w:color w:val="2E74B5" w:themeColor="accent1" w:themeShade="BF"/>
            <w:sz w:val="16"/>
          </w:rPr>
          <w:t>ster</w:t>
        </w:r>
        <w:r w:rsidR="00351718">
          <w:rPr>
            <w:i/>
            <w:color w:val="2E74B5" w:themeColor="accent1" w:themeShade="BF"/>
            <w:sz w:val="16"/>
          </w:rPr>
          <w:t>M</w:t>
        </w:r>
        <w:r w:rsidR="00351718" w:rsidRPr="00351718">
          <w:rPr>
            <w:i/>
            <w:color w:val="2E74B5" w:themeColor="accent1" w:themeShade="BF"/>
            <w:sz w:val="16"/>
          </w:rPr>
          <w:t>aster</w:t>
        </w:r>
        <w:r w:rsidR="00351718">
          <w:rPr>
            <w:i/>
            <w:color w:val="2E74B5" w:themeColor="accent1" w:themeShade="BF"/>
            <w:sz w:val="16"/>
          </w:rPr>
          <w:t>Address&gt;</w:t>
        </w:r>
      </w:ins>
      <w:del w:id="77" w:author="Author">
        <w:r w:rsidRPr="00642B15" w:rsidDel="00351718">
          <w:rPr>
            <w:i/>
            <w:color w:val="2E74B5" w:themeColor="accent1" w:themeShade="BF"/>
            <w:sz w:val="16"/>
          </w:rPr>
          <w:delText>&lt;ip address or domain name&gt;</w:delText>
        </w:r>
      </w:del>
      <w:r w:rsidRPr="00642B15">
        <w:rPr>
          <w:i/>
          <w:color w:val="2E74B5" w:themeColor="accent1" w:themeShade="BF"/>
          <w:sz w:val="16"/>
        </w:rPr>
        <w:t>",</w:t>
      </w:r>
    </w:p>
    <w:p w14:paraId="2C46FDBE" w14:textId="45B1DFED"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"username": "</w:t>
      </w:r>
      <w:ins w:id="78" w:author="Author">
        <w:r w:rsidR="00B8745F">
          <w:rPr>
            <w:i/>
            <w:color w:val="2E74B5" w:themeColor="accent1" w:themeShade="BF"/>
            <w:sz w:val="16"/>
          </w:rPr>
          <w:t>azureuser</w:t>
        </w:r>
      </w:ins>
      <w:del w:id="79" w:author="Author">
        <w:r w:rsidRPr="00642B15" w:rsidDel="00B8745F">
          <w:rPr>
            <w:i/>
            <w:color w:val="2E74B5" w:themeColor="accent1" w:themeShade="BF"/>
            <w:sz w:val="16"/>
          </w:rPr>
          <w:delText>&lt;user name&gt;</w:delText>
        </w:r>
      </w:del>
      <w:r w:rsidRPr="00642B15">
        <w:rPr>
          <w:i/>
          <w:color w:val="2E74B5" w:themeColor="accent1" w:themeShade="BF"/>
          <w:sz w:val="16"/>
        </w:rPr>
        <w:t>",</w:t>
      </w:r>
    </w:p>
    <w:p w14:paraId="3A813592" w14:textId="711F215E"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"port": </w:t>
      </w:r>
      <w:ins w:id="80" w:author="Author">
        <w:r w:rsidR="00B8745F" w:rsidRPr="00B8745F">
          <w:rPr>
            <w:i/>
            <w:color w:val="2E74B5" w:themeColor="accent1" w:themeShade="BF"/>
            <w:sz w:val="16"/>
          </w:rPr>
          <w:t>2200</w:t>
        </w:r>
        <w:r w:rsidR="00B8745F" w:rsidRPr="00B8745F" w:rsidDel="00B8745F">
          <w:rPr>
            <w:i/>
            <w:color w:val="2E74B5" w:themeColor="accent1" w:themeShade="BF"/>
            <w:sz w:val="16"/>
          </w:rPr>
          <w:t xml:space="preserve"> </w:t>
        </w:r>
      </w:ins>
      <w:del w:id="81" w:author="Author">
        <w:r w:rsidRPr="00642B15" w:rsidDel="00B8745F">
          <w:rPr>
            <w:i/>
            <w:color w:val="2E74B5" w:themeColor="accent1" w:themeShade="BF"/>
            <w:sz w:val="16"/>
          </w:rPr>
          <w:delText>&lt;ssh port&gt;,</w:delText>
        </w:r>
      </w:del>
    </w:p>
    <w:p w14:paraId="09F0E9D3" w14:textId="18721609"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"pathToPrivateKey": "&lt;</w:t>
      </w:r>
      <w:ins w:id="82" w:author="Author">
        <w:r w:rsidR="00BD0273">
          <w:rPr>
            <w:i/>
            <w:color w:val="2E74B5" w:themeColor="accent1" w:themeShade="BF"/>
            <w:sz w:val="16"/>
          </w:rPr>
          <w:t xml:space="preserve">local </w:t>
        </w:r>
      </w:ins>
      <w:r w:rsidRPr="00642B15">
        <w:rPr>
          <w:i/>
          <w:color w:val="2E74B5" w:themeColor="accent1" w:themeShade="BF"/>
          <w:sz w:val="16"/>
        </w:rPr>
        <w:t>path to private key</w:t>
      </w:r>
      <w:ins w:id="83" w:author="Author">
        <w:r w:rsidR="00B8745F">
          <w:rPr>
            <w:i/>
            <w:color w:val="2E74B5" w:themeColor="accent1" w:themeShade="BF"/>
            <w:sz w:val="16"/>
          </w:rPr>
          <w:t xml:space="preserve"> file </w:t>
        </w:r>
        <w:r w:rsidR="00B8745F" w:rsidRPr="00B8745F">
          <w:rPr>
            <w:i/>
            <w:color w:val="2E74B5" w:themeColor="accent1" w:themeShade="BF"/>
            <w:sz w:val="16"/>
          </w:rPr>
          <w:t>id_rsa.ppk</w:t>
        </w:r>
      </w:ins>
      <w:r w:rsidRPr="00642B15">
        <w:rPr>
          <w:i/>
          <w:color w:val="2E74B5" w:themeColor="accent1" w:themeShade="BF"/>
          <w:sz w:val="16"/>
        </w:rPr>
        <w:t>&gt;"</w:t>
      </w:r>
    </w:p>
    <w:p w14:paraId="7A46F793"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w:t>
      </w:r>
    </w:p>
    <w:p w14:paraId="0F94BDE3"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"executeCommadTemplate": "docker -H tcp://0.0.0.0:%d run -t %s %s %s %s %s %s `date +%s --date='next day'`"</w:t>
      </w:r>
    </w:p>
    <w:p w14:paraId="58456E20"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 xml:space="preserve">  }</w:t>
      </w:r>
    </w:p>
    <w:p w14:paraId="7A9EB875"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w:t>
      </w:r>
    </w:p>
    <w:p w14:paraId="461D48AB" w14:textId="77777777" w:rsidR="00642B15" w:rsidRDefault="00795256" w:rsidP="00795256">
      <w:pPr>
        <w:pStyle w:val="MSBizSparkBodyCopy"/>
      </w:pPr>
      <w:r>
        <w:tab/>
      </w:r>
    </w:p>
    <w:p w14:paraId="522A198B" w14:textId="5C9DE409" w:rsidR="00795256" w:rsidRDefault="00823DF7" w:rsidP="00B8745F">
      <w:pPr>
        <w:pStyle w:val="MSBizSparkBodyCopy"/>
        <w:numPr>
          <w:ilvl w:val="0"/>
          <w:numId w:val="29"/>
        </w:numPr>
      </w:pPr>
      <w:r>
        <w:t xml:space="preserve">For </w:t>
      </w:r>
      <w:r w:rsidRPr="00823DF7">
        <w:t xml:space="preserve">accountName </w:t>
      </w:r>
      <w:r>
        <w:t xml:space="preserve">and </w:t>
      </w:r>
      <w:r w:rsidRPr="00823DF7">
        <w:t xml:space="preserve">secret </w:t>
      </w:r>
      <w:r>
        <w:t xml:space="preserve">please use a storage account name and key we copied after storage account creation </w:t>
      </w:r>
      <w:r w:rsidR="00351718">
        <w:t>earlier</w:t>
      </w:r>
      <w:r w:rsidR="00A72A0F">
        <w:rPr>
          <w:rStyle w:val="CommentReference"/>
          <w:rFonts w:asciiTheme="minorHAnsi" w:hAnsiTheme="minorHAnsi" w:cstheme="minorBidi"/>
        </w:rPr>
        <w:commentReference w:id="84"/>
      </w:r>
      <w:r>
        <w:t xml:space="preserve">. </w:t>
      </w:r>
      <w:r w:rsidR="00375E15">
        <w:t>In the</w:t>
      </w:r>
      <w:commentRangeStart w:id="85"/>
      <w:r w:rsidR="00795256">
        <w:t xml:space="preserve"> </w:t>
      </w:r>
      <w:r w:rsidR="00AB2484">
        <w:t>Docker</w:t>
      </w:r>
      <w:r w:rsidR="00795256">
        <w:t xml:space="preserve"> config</w:t>
      </w:r>
      <w:r>
        <w:t>uration</w:t>
      </w:r>
      <w:r w:rsidR="00795256">
        <w:t xml:space="preserve"> </w:t>
      </w:r>
      <w:r w:rsidR="00375E15">
        <w:t xml:space="preserve">section use </w:t>
      </w:r>
      <w:r w:rsidR="00B8745F">
        <w:t>a name of published docker image we created</w:t>
      </w:r>
      <w:r w:rsidR="00375E15" w:rsidRPr="00375E15">
        <w:t xml:space="preserve"> </w:t>
      </w:r>
      <w:r w:rsidR="00375E15">
        <w:t xml:space="preserve">for an </w:t>
      </w:r>
      <w:r w:rsidR="00375E15" w:rsidRPr="00B8745F">
        <w:t>imageName</w:t>
      </w:r>
      <w:r w:rsidR="00375E15">
        <w:t xml:space="preserve"> parameter</w:t>
      </w:r>
      <w:r w:rsidR="00B8745F">
        <w:t xml:space="preserve">. Ssh connection configuration is based on the </w:t>
      </w:r>
      <w:r w:rsidR="00BD0273">
        <w:t>cluster master address and private key</w:t>
      </w:r>
      <w:r w:rsidR="00B8745F">
        <w:t xml:space="preserve"> we used to connect to cluster master</w:t>
      </w:r>
      <w:r w:rsidR="00375E15">
        <w:t xml:space="preserve"> earlier in the document</w:t>
      </w:r>
      <w:r w:rsidR="00B8745F">
        <w:t>.</w:t>
      </w:r>
      <w:commentRangeEnd w:id="85"/>
      <w:r w:rsidR="004B4671">
        <w:rPr>
          <w:rStyle w:val="CommentReference"/>
          <w:rFonts w:asciiTheme="minorHAnsi" w:hAnsiTheme="minorHAnsi" w:cstheme="minorBidi"/>
        </w:rPr>
        <w:commentReference w:id="85"/>
      </w:r>
    </w:p>
    <w:p w14:paraId="1FD70368" w14:textId="77777777" w:rsidR="001666B7" w:rsidRDefault="001666B7" w:rsidP="001666B7">
      <w:pPr>
        <w:pStyle w:val="MSBizSparkBodyCopy"/>
        <w:ind w:left="720"/>
      </w:pPr>
    </w:p>
    <w:p w14:paraId="3422BB2B" w14:textId="4AACA96C" w:rsidR="00795256" w:rsidRDefault="00795256" w:rsidP="00642B15">
      <w:pPr>
        <w:pStyle w:val="MSBizSparkBodyCopy"/>
        <w:numPr>
          <w:ilvl w:val="0"/>
          <w:numId w:val="26"/>
        </w:numPr>
        <w:ind w:left="432" w:hanging="288"/>
      </w:pPr>
      <w:r>
        <w:t>All modules and configuration file need to be included in app.js. Add the following code to the top of file:</w:t>
      </w:r>
    </w:p>
    <w:p w14:paraId="33733A03" w14:textId="77777777" w:rsidR="00795256" w:rsidRDefault="00795256" w:rsidP="00795256">
      <w:pPr>
        <w:pStyle w:val="MSBizSparkBodyCopy"/>
      </w:pPr>
    </w:p>
    <w:p w14:paraId="66855350" w14:textId="42E71D1C"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var uuid = require('node-uuid');</w:t>
      </w:r>
    </w:p>
    <w:p w14:paraId="23DA162E"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var file = require('fs');</w:t>
      </w:r>
    </w:p>
    <w:p w14:paraId="0091AEB1"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var Client = require('ssh2').Client;</w:t>
      </w:r>
    </w:p>
    <w:p w14:paraId="6FE776D1" w14:textId="77777777" w:rsidR="00795256" w:rsidRPr="00642B15" w:rsidRDefault="00795256" w:rsidP="00642B15">
      <w:pPr>
        <w:pStyle w:val="MSBizSparkBodyCopy"/>
        <w:ind w:left="432"/>
        <w:rPr>
          <w:i/>
          <w:color w:val="2E74B5" w:themeColor="accent1" w:themeShade="BF"/>
          <w:sz w:val="16"/>
        </w:rPr>
      </w:pPr>
      <w:r w:rsidRPr="00642B15">
        <w:rPr>
          <w:i/>
          <w:color w:val="2E74B5" w:themeColor="accent1" w:themeShade="BF"/>
          <w:sz w:val="16"/>
        </w:rPr>
        <w:t>var azure = require('azure-storage');</w:t>
      </w:r>
    </w:p>
    <w:p w14:paraId="1DC62AD0" w14:textId="77777777" w:rsidR="00795256" w:rsidRDefault="00795256" w:rsidP="00795256">
      <w:pPr>
        <w:pStyle w:val="MSBizSparkBodyCopy"/>
      </w:pPr>
      <w:r>
        <w:tab/>
        <w:t>and the following code after creation app:</w:t>
      </w:r>
    </w:p>
    <w:p w14:paraId="56652861" w14:textId="77777777" w:rsidR="00795256" w:rsidRPr="00642B15" w:rsidRDefault="00795256" w:rsidP="00642B15">
      <w:pPr>
        <w:pStyle w:val="MSBizSparkBodyCopy"/>
        <w:ind w:left="720"/>
        <w:rPr>
          <w:i/>
          <w:color w:val="2E74B5" w:themeColor="accent1" w:themeShade="BF"/>
          <w:sz w:val="16"/>
        </w:rPr>
      </w:pPr>
      <w:r w:rsidRPr="00642B15">
        <w:rPr>
          <w:i/>
          <w:color w:val="2E74B5" w:themeColor="accent1" w:themeShade="BF"/>
          <w:sz w:val="16"/>
        </w:rPr>
        <w:t>config = require('./config.json');</w:t>
      </w:r>
    </w:p>
    <w:p w14:paraId="01CB01A3" w14:textId="77777777" w:rsidR="00795256" w:rsidRPr="00642B15" w:rsidRDefault="00795256" w:rsidP="00642B15">
      <w:pPr>
        <w:pStyle w:val="MSBizSparkBodyCopy"/>
        <w:ind w:left="720"/>
        <w:rPr>
          <w:i/>
          <w:color w:val="2E74B5" w:themeColor="accent1" w:themeShade="BF"/>
          <w:sz w:val="16"/>
        </w:rPr>
      </w:pPr>
      <w:r w:rsidRPr="00642B15">
        <w:rPr>
          <w:i/>
          <w:color w:val="2E74B5" w:themeColor="accent1" w:themeShade="BF"/>
          <w:sz w:val="16"/>
        </w:rPr>
        <w:t>util = require('util');</w:t>
      </w:r>
    </w:p>
    <w:p w14:paraId="640A6902" w14:textId="77777777" w:rsidR="00795256" w:rsidRPr="00642B15" w:rsidRDefault="00795256" w:rsidP="00642B15">
      <w:pPr>
        <w:pStyle w:val="MSBizSparkBodyCopy"/>
        <w:ind w:left="720"/>
        <w:rPr>
          <w:i/>
          <w:color w:val="2E74B5" w:themeColor="accent1" w:themeShade="BF"/>
          <w:sz w:val="16"/>
        </w:rPr>
      </w:pPr>
      <w:r w:rsidRPr="00642B15">
        <w:rPr>
          <w:i/>
          <w:color w:val="2E74B5" w:themeColor="accent1" w:themeShade="BF"/>
          <w:sz w:val="16"/>
        </w:rPr>
        <w:tab/>
        <w:t>Your file should be as:</w:t>
      </w:r>
    </w:p>
    <w:p w14:paraId="7E6B64AA" w14:textId="77777777" w:rsidR="00795256" w:rsidRPr="00642B15" w:rsidRDefault="00795256" w:rsidP="00642B15">
      <w:pPr>
        <w:pStyle w:val="MSBizSparkBodyCopy"/>
        <w:ind w:left="720"/>
        <w:rPr>
          <w:i/>
          <w:color w:val="2E74B5" w:themeColor="accent1" w:themeShade="BF"/>
          <w:sz w:val="16"/>
        </w:rPr>
      </w:pPr>
      <w:r w:rsidRPr="00642B15">
        <w:rPr>
          <w:i/>
          <w:color w:val="2E74B5" w:themeColor="accent1" w:themeShade="BF"/>
          <w:sz w:val="16"/>
        </w:rPr>
        <w:t>&lt;some modules&gt;</w:t>
      </w:r>
    </w:p>
    <w:p w14:paraId="7901D706" w14:textId="77777777" w:rsidR="00795256" w:rsidRPr="00642B15" w:rsidRDefault="00795256" w:rsidP="00642B15">
      <w:pPr>
        <w:pStyle w:val="MSBizSparkBodyCopy"/>
        <w:ind w:left="720"/>
        <w:rPr>
          <w:i/>
          <w:color w:val="2E74B5" w:themeColor="accent1" w:themeShade="BF"/>
          <w:sz w:val="16"/>
        </w:rPr>
      </w:pPr>
      <w:r w:rsidRPr="00642B15">
        <w:rPr>
          <w:i/>
          <w:color w:val="2E74B5" w:themeColor="accent1" w:themeShade="BF"/>
          <w:sz w:val="16"/>
        </w:rPr>
        <w:t>var uuid = require('node-uuid');</w:t>
      </w:r>
    </w:p>
    <w:p w14:paraId="56A2F864" w14:textId="77777777" w:rsidR="00795256" w:rsidRPr="00642B15" w:rsidRDefault="00795256" w:rsidP="00642B15">
      <w:pPr>
        <w:pStyle w:val="MSBizSparkBodyCopy"/>
        <w:ind w:left="720"/>
        <w:rPr>
          <w:i/>
          <w:color w:val="2E74B5" w:themeColor="accent1" w:themeShade="BF"/>
          <w:sz w:val="16"/>
        </w:rPr>
      </w:pPr>
      <w:r w:rsidRPr="00642B15">
        <w:rPr>
          <w:i/>
          <w:color w:val="2E74B5" w:themeColor="accent1" w:themeShade="BF"/>
          <w:sz w:val="16"/>
        </w:rPr>
        <w:t>var file = require('fs');</w:t>
      </w:r>
    </w:p>
    <w:p w14:paraId="451FEDDE" w14:textId="77777777" w:rsidR="00795256" w:rsidRPr="00642B15" w:rsidRDefault="00795256" w:rsidP="00642B15">
      <w:pPr>
        <w:pStyle w:val="MSBizSparkBodyCopy"/>
        <w:ind w:left="720"/>
        <w:rPr>
          <w:i/>
          <w:color w:val="2E74B5" w:themeColor="accent1" w:themeShade="BF"/>
          <w:sz w:val="16"/>
        </w:rPr>
      </w:pPr>
      <w:r w:rsidRPr="00642B15">
        <w:rPr>
          <w:i/>
          <w:color w:val="2E74B5" w:themeColor="accent1" w:themeShade="BF"/>
          <w:sz w:val="16"/>
        </w:rPr>
        <w:t>var Client = require('ssh2').Client;</w:t>
      </w:r>
    </w:p>
    <w:p w14:paraId="74F539CF" w14:textId="77777777" w:rsidR="00795256" w:rsidRPr="00642B15" w:rsidRDefault="00795256" w:rsidP="00642B15">
      <w:pPr>
        <w:pStyle w:val="MSBizSparkBodyCopy"/>
        <w:ind w:left="720"/>
        <w:rPr>
          <w:i/>
          <w:color w:val="2E74B5" w:themeColor="accent1" w:themeShade="BF"/>
          <w:sz w:val="16"/>
        </w:rPr>
      </w:pPr>
      <w:r w:rsidRPr="00642B15">
        <w:rPr>
          <w:i/>
          <w:color w:val="2E74B5" w:themeColor="accent1" w:themeShade="BF"/>
          <w:sz w:val="16"/>
        </w:rPr>
        <w:t>var azure = require('azure-storage');</w:t>
      </w:r>
    </w:p>
    <w:p w14:paraId="7EB7A412" w14:textId="77777777" w:rsidR="00795256" w:rsidRPr="00642B15" w:rsidRDefault="00795256" w:rsidP="00642B15">
      <w:pPr>
        <w:pStyle w:val="MSBizSparkBodyCopy"/>
        <w:ind w:left="720"/>
        <w:rPr>
          <w:i/>
          <w:color w:val="2E74B5" w:themeColor="accent1" w:themeShade="BF"/>
          <w:sz w:val="16"/>
        </w:rPr>
      </w:pPr>
    </w:p>
    <w:p w14:paraId="661E39B4" w14:textId="77777777" w:rsidR="00795256" w:rsidRPr="00642B15" w:rsidRDefault="00795256" w:rsidP="00642B15">
      <w:pPr>
        <w:pStyle w:val="MSBizSparkBodyCopy"/>
        <w:ind w:left="720"/>
        <w:rPr>
          <w:i/>
          <w:color w:val="2E74B5" w:themeColor="accent1" w:themeShade="BF"/>
          <w:sz w:val="16"/>
        </w:rPr>
      </w:pPr>
      <w:r w:rsidRPr="00642B15">
        <w:rPr>
          <w:i/>
          <w:color w:val="2E74B5" w:themeColor="accent1" w:themeShade="BF"/>
          <w:sz w:val="16"/>
        </w:rPr>
        <w:t>var app = express();</w:t>
      </w:r>
    </w:p>
    <w:p w14:paraId="30988F46" w14:textId="77777777" w:rsidR="00795256" w:rsidRPr="00642B15" w:rsidRDefault="00795256" w:rsidP="00642B15">
      <w:pPr>
        <w:pStyle w:val="MSBizSparkBodyCopy"/>
        <w:ind w:left="720"/>
        <w:rPr>
          <w:i/>
          <w:color w:val="2E74B5" w:themeColor="accent1" w:themeShade="BF"/>
          <w:sz w:val="16"/>
        </w:rPr>
      </w:pPr>
    </w:p>
    <w:p w14:paraId="67BD44F2" w14:textId="77777777" w:rsidR="00795256" w:rsidRPr="00642B15" w:rsidRDefault="00795256" w:rsidP="00642B15">
      <w:pPr>
        <w:pStyle w:val="MSBizSparkBodyCopy"/>
        <w:ind w:left="720"/>
        <w:rPr>
          <w:i/>
          <w:color w:val="2E74B5" w:themeColor="accent1" w:themeShade="BF"/>
          <w:sz w:val="16"/>
        </w:rPr>
      </w:pPr>
      <w:r w:rsidRPr="00642B15">
        <w:rPr>
          <w:i/>
          <w:color w:val="2E74B5" w:themeColor="accent1" w:themeShade="BF"/>
          <w:sz w:val="16"/>
        </w:rPr>
        <w:t>config = require('./config.json');</w:t>
      </w:r>
    </w:p>
    <w:p w14:paraId="630AF3EB" w14:textId="77777777" w:rsidR="00795256" w:rsidRPr="00642B15" w:rsidRDefault="00795256" w:rsidP="00642B15">
      <w:pPr>
        <w:pStyle w:val="MSBizSparkBodyCopy"/>
        <w:ind w:left="720"/>
        <w:rPr>
          <w:i/>
          <w:color w:val="2E74B5" w:themeColor="accent1" w:themeShade="BF"/>
          <w:sz w:val="16"/>
        </w:rPr>
      </w:pPr>
      <w:r w:rsidRPr="00642B15">
        <w:rPr>
          <w:i/>
          <w:color w:val="2E74B5" w:themeColor="accent1" w:themeShade="BF"/>
          <w:sz w:val="16"/>
        </w:rPr>
        <w:t>util = require('util');</w:t>
      </w:r>
    </w:p>
    <w:p w14:paraId="363C6FD0" w14:textId="2F0E5570" w:rsidR="00795256" w:rsidRDefault="00795256" w:rsidP="00642B15">
      <w:pPr>
        <w:pStyle w:val="MSBizSparkBodyCopy"/>
        <w:ind w:left="720"/>
        <w:rPr>
          <w:i/>
          <w:color w:val="2E74B5" w:themeColor="accent1" w:themeShade="BF"/>
          <w:sz w:val="16"/>
        </w:rPr>
      </w:pPr>
      <w:r w:rsidRPr="00642B15">
        <w:rPr>
          <w:i/>
          <w:color w:val="2E74B5" w:themeColor="accent1" w:themeShade="BF"/>
          <w:sz w:val="16"/>
        </w:rPr>
        <w:t>&lt;code&gt;</w:t>
      </w:r>
    </w:p>
    <w:p w14:paraId="53F081BA" w14:textId="77777777" w:rsidR="001666B7" w:rsidRPr="00642B15" w:rsidRDefault="001666B7" w:rsidP="00642B15">
      <w:pPr>
        <w:pStyle w:val="MSBizSparkBodyCopy"/>
        <w:ind w:left="720"/>
        <w:rPr>
          <w:i/>
          <w:color w:val="2E74B5" w:themeColor="accent1" w:themeShade="BF"/>
          <w:sz w:val="16"/>
        </w:rPr>
      </w:pPr>
    </w:p>
    <w:p w14:paraId="479A588D" w14:textId="0CD172CA" w:rsidR="00795256" w:rsidRDefault="00795256" w:rsidP="00642B15">
      <w:pPr>
        <w:pStyle w:val="MSBizSparkBodyCopy"/>
        <w:numPr>
          <w:ilvl w:val="0"/>
          <w:numId w:val="26"/>
        </w:numPr>
        <w:ind w:left="432" w:hanging="288"/>
      </w:pPr>
      <w:r>
        <w:t>Add the following code to the app.js after creation app to work Azure Storage:</w:t>
      </w:r>
    </w:p>
    <w:p w14:paraId="0743F8D6" w14:textId="32FEBA9D" w:rsidR="00795256" w:rsidRDefault="00795256" w:rsidP="001666B7">
      <w:pPr>
        <w:pStyle w:val="MSBizSparkBodyCopy"/>
        <w:ind w:left="432"/>
        <w:rPr>
          <w:i/>
          <w:color w:val="2E74B5" w:themeColor="accent1" w:themeShade="BF"/>
          <w:sz w:val="16"/>
        </w:rPr>
      </w:pPr>
      <w:r w:rsidRPr="00642B15">
        <w:rPr>
          <w:i/>
          <w:color w:val="2E74B5" w:themeColor="accent1" w:themeShade="BF"/>
          <w:sz w:val="16"/>
        </w:rPr>
        <w:t>storageBlobService = azure.createBlobService(config.storage.accountName, config.storage.secret);</w:t>
      </w:r>
    </w:p>
    <w:p w14:paraId="7149E070" w14:textId="77777777" w:rsidR="00642B15" w:rsidRPr="00642B15" w:rsidRDefault="00642B15" w:rsidP="00642B15">
      <w:pPr>
        <w:pStyle w:val="MSBizSparkBodyCopy"/>
        <w:ind w:left="720"/>
        <w:rPr>
          <w:i/>
          <w:color w:val="2E74B5" w:themeColor="accent1" w:themeShade="BF"/>
          <w:sz w:val="16"/>
        </w:rPr>
      </w:pPr>
    </w:p>
    <w:p w14:paraId="55ADD486" w14:textId="00536A6E" w:rsidR="00795256" w:rsidRDefault="00795256" w:rsidP="00642B15">
      <w:pPr>
        <w:pStyle w:val="MSBizSparkBodyCopy"/>
        <w:numPr>
          <w:ilvl w:val="0"/>
          <w:numId w:val="26"/>
        </w:numPr>
        <w:ind w:left="432" w:hanging="288"/>
      </w:pPr>
      <w:r>
        <w:t>Also you should connect to the Docker machine via ssh. Add the followin</w:t>
      </w:r>
      <w:r w:rsidR="001225F6">
        <w:t>g</w:t>
      </w:r>
      <w:r>
        <w:t xml:space="preserve"> code after creation app:</w:t>
      </w:r>
    </w:p>
    <w:p w14:paraId="08BF0E05" w14:textId="461C471E" w:rsidR="00795256" w:rsidRPr="00642B15" w:rsidRDefault="00795256" w:rsidP="001666B7">
      <w:pPr>
        <w:pStyle w:val="MSBizSparkBodyCopy"/>
        <w:ind w:left="432"/>
        <w:rPr>
          <w:i/>
          <w:color w:val="2E74B5" w:themeColor="accent1" w:themeShade="BF"/>
          <w:sz w:val="16"/>
        </w:rPr>
      </w:pPr>
      <w:commentRangeStart w:id="86"/>
      <w:r w:rsidRPr="00642B15">
        <w:rPr>
          <w:i/>
          <w:color w:val="2E74B5" w:themeColor="accent1" w:themeShade="BF"/>
          <w:sz w:val="16"/>
        </w:rPr>
        <w:t>star</w:t>
      </w:r>
      <w:r w:rsidR="008F4A7A">
        <w:rPr>
          <w:i/>
          <w:color w:val="2E74B5" w:themeColor="accent1" w:themeShade="BF"/>
          <w:sz w:val="16"/>
        </w:rPr>
        <w:t>t</w:t>
      </w:r>
      <w:r w:rsidRPr="00642B15">
        <w:rPr>
          <w:i/>
          <w:color w:val="2E74B5" w:themeColor="accent1" w:themeShade="BF"/>
          <w:sz w:val="16"/>
        </w:rPr>
        <w:t xml:space="preserve">Docker </w:t>
      </w:r>
      <w:commentRangeEnd w:id="86"/>
      <w:r w:rsidR="004B4671">
        <w:rPr>
          <w:rStyle w:val="CommentReference"/>
          <w:rFonts w:asciiTheme="minorHAnsi" w:hAnsiTheme="minorHAnsi" w:cstheme="minorBidi"/>
        </w:rPr>
        <w:commentReference w:id="86"/>
      </w:r>
      <w:r w:rsidRPr="00642B15">
        <w:rPr>
          <w:i/>
          <w:color w:val="2E74B5" w:themeColor="accent1" w:themeShade="BF"/>
          <w:sz w:val="16"/>
        </w:rPr>
        <w:t>= function(){</w:t>
      </w:r>
    </w:p>
    <w:p w14:paraId="24899A87"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lastRenderedPageBreak/>
        <w:tab/>
        <w:t>throw new Error();</w:t>
      </w:r>
    </w:p>
    <w:p w14:paraId="4DF9F62C"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w:t>
      </w:r>
    </w:p>
    <w:p w14:paraId="0965DA9E" w14:textId="77777777" w:rsidR="00795256" w:rsidRPr="00642B15" w:rsidRDefault="00795256" w:rsidP="001666B7">
      <w:pPr>
        <w:pStyle w:val="MSBizSparkBodyCopy"/>
        <w:ind w:left="432"/>
        <w:rPr>
          <w:i/>
          <w:color w:val="2E74B5" w:themeColor="accent1" w:themeShade="BF"/>
          <w:sz w:val="16"/>
        </w:rPr>
      </w:pPr>
    </w:p>
    <w:p w14:paraId="238090B4"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var conn = new Client();</w:t>
      </w:r>
    </w:p>
    <w:p w14:paraId="163C10CD"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conn.on('ready', function() {</w:t>
      </w:r>
    </w:p>
    <w:p w14:paraId="195D3FEC"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console.log('Client :: ready');</w:t>
      </w:r>
    </w:p>
    <w:p w14:paraId="296A0419" w14:textId="45E11BDF"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star</w:t>
      </w:r>
      <w:r w:rsidR="008F4A7A">
        <w:rPr>
          <w:i/>
          <w:color w:val="2E74B5" w:themeColor="accent1" w:themeShade="BF"/>
          <w:sz w:val="16"/>
        </w:rPr>
        <w:t>t</w:t>
      </w:r>
      <w:r w:rsidRPr="00642B15">
        <w:rPr>
          <w:i/>
          <w:color w:val="2E74B5" w:themeColor="accent1" w:themeShade="BF"/>
          <w:sz w:val="16"/>
        </w:rPr>
        <w:t>Docker = function(fileUrl, processId) {</w:t>
      </w:r>
    </w:p>
    <w:p w14:paraId="632BF1DF"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var command = util.format(config.docker.executeCommadTemplate, config.docker.port, config.docker.imageName, fileUrl, config.storage.accountName, config.storage.secret, config.storage.containerName, processId);</w:t>
      </w:r>
    </w:p>
    <w:p w14:paraId="27EADA18"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console.log(command);</w:t>
      </w:r>
    </w:p>
    <w:p w14:paraId="77BD9BA3"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conn.exec(command, function(err, stream) {</w:t>
      </w:r>
    </w:p>
    <w:p w14:paraId="4008C303"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if (err) throw err;</w:t>
      </w:r>
    </w:p>
    <w:p w14:paraId="2B2E1B3D"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stream.on('data', function(data) {</w:t>
      </w:r>
    </w:p>
    <w:p w14:paraId="22D7C223"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console.log('STDOUT: ' + data);</w:t>
      </w:r>
    </w:p>
    <w:p w14:paraId="4A3F7D6C"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}).stderr.on('data', function(data) {</w:t>
      </w:r>
    </w:p>
    <w:p w14:paraId="00BB87BB"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console.log('STDERR: ' + data);</w:t>
      </w:r>
    </w:p>
    <w:p w14:paraId="3552CF33"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w:t>
      </w:r>
    </w:p>
    <w:p w14:paraId="44E3AF32"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w:t>
      </w:r>
    </w:p>
    <w:p w14:paraId="6DC4E412"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w:t>
      </w:r>
    </w:p>
    <w:p w14:paraId="356E7309"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}).connect({</w:t>
      </w:r>
    </w:p>
    <w:p w14:paraId="693FFAB5"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host: config.docker.ssh.host,</w:t>
      </w:r>
    </w:p>
    <w:p w14:paraId="5681D4CF"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port: config.docker.ssh.port,</w:t>
      </w:r>
    </w:p>
    <w:p w14:paraId="4DCDE7FC"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username: config.docker.ssh.username,</w:t>
      </w:r>
    </w:p>
    <w:p w14:paraId="6F497FC4"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privateKey: file.readFileSync(config.docker.ssh.pathToPrivateKey)</w:t>
      </w:r>
    </w:p>
    <w:p w14:paraId="71B77E82" w14:textId="77777777" w:rsidR="00795256" w:rsidRDefault="00795256" w:rsidP="001666B7">
      <w:pPr>
        <w:pStyle w:val="MSBizSparkBodyCopy"/>
        <w:ind w:left="432"/>
        <w:rPr>
          <w:ins w:id="87" w:author="Author"/>
          <w:i/>
          <w:color w:val="2E74B5" w:themeColor="accent1" w:themeShade="BF"/>
          <w:sz w:val="16"/>
        </w:rPr>
      </w:pPr>
      <w:r w:rsidRPr="00642B15">
        <w:rPr>
          <w:i/>
          <w:color w:val="2E74B5" w:themeColor="accent1" w:themeShade="BF"/>
          <w:sz w:val="16"/>
        </w:rPr>
        <w:t>});</w:t>
      </w:r>
    </w:p>
    <w:p w14:paraId="3754A053" w14:textId="77777777" w:rsidR="003A4535" w:rsidRPr="00642B15" w:rsidRDefault="003A4535" w:rsidP="001666B7">
      <w:pPr>
        <w:pStyle w:val="MSBizSparkBodyCopy"/>
        <w:ind w:left="432"/>
        <w:rPr>
          <w:i/>
          <w:color w:val="2E74B5" w:themeColor="accent1" w:themeShade="BF"/>
          <w:sz w:val="16"/>
        </w:rPr>
      </w:pPr>
    </w:p>
    <w:p w14:paraId="277D2841" w14:textId="2428A3AF" w:rsidR="00795256" w:rsidRDefault="00795256" w:rsidP="001666B7">
      <w:pPr>
        <w:pStyle w:val="MSBizSparkBodyCopy"/>
        <w:ind w:left="432"/>
        <w:rPr>
          <w:i/>
          <w:color w:val="2E74B5" w:themeColor="accent1" w:themeShade="BF"/>
          <w:sz w:val="16"/>
        </w:rPr>
      </w:pPr>
      <w:commentRangeStart w:id="88"/>
      <w:r w:rsidRPr="003A4535">
        <w:t>startDocker is a function which takes original file Uri and the process ID. This function is   used to start Docker process</w:t>
      </w:r>
      <w:r w:rsidRPr="00642B15">
        <w:rPr>
          <w:i/>
          <w:color w:val="2E74B5" w:themeColor="accent1" w:themeShade="BF"/>
          <w:sz w:val="16"/>
        </w:rPr>
        <w:t>.</w:t>
      </w:r>
      <w:commentRangeEnd w:id="88"/>
      <w:r w:rsidR="004B4671">
        <w:rPr>
          <w:rStyle w:val="CommentReference"/>
          <w:rFonts w:asciiTheme="minorHAnsi" w:hAnsiTheme="minorHAnsi" w:cstheme="minorBidi"/>
        </w:rPr>
        <w:commentReference w:id="88"/>
      </w:r>
    </w:p>
    <w:p w14:paraId="46593FA4" w14:textId="77777777" w:rsidR="00642B15" w:rsidRPr="00642B15" w:rsidRDefault="00642B15" w:rsidP="00795256">
      <w:pPr>
        <w:pStyle w:val="MSBizSparkBodyCopy"/>
        <w:rPr>
          <w:i/>
          <w:color w:val="2E74B5" w:themeColor="accent1" w:themeShade="BF"/>
          <w:sz w:val="16"/>
        </w:rPr>
      </w:pPr>
    </w:p>
    <w:p w14:paraId="077E162A" w14:textId="165DEDE9" w:rsidR="00795256" w:rsidRDefault="00795256" w:rsidP="00642B15">
      <w:pPr>
        <w:pStyle w:val="MSBizSparkBodyCopy"/>
        <w:numPr>
          <w:ilvl w:val="0"/>
          <w:numId w:val="26"/>
        </w:numPr>
        <w:ind w:left="432" w:hanging="288"/>
      </w:pPr>
      <w:r>
        <w:t>All methods will be in the index.js in the routes folder. Two methods are implemented:</w:t>
      </w:r>
    </w:p>
    <w:p w14:paraId="0B2506DA" w14:textId="77777777" w:rsidR="00795256" w:rsidRDefault="00795256" w:rsidP="00795256">
      <w:pPr>
        <w:pStyle w:val="MSBizSparkBodyCopy"/>
      </w:pPr>
    </w:p>
    <w:p w14:paraId="26849883" w14:textId="77777777" w:rsidR="00795256" w:rsidRDefault="00795256" w:rsidP="001666B7">
      <w:pPr>
        <w:pStyle w:val="MSBizSparkBodyCopy"/>
        <w:ind w:left="432"/>
      </w:pPr>
      <w:r>
        <w:t>The GET method returns the view where user can view list of tasks and text box to provide  Uri and send it to the server.</w:t>
      </w:r>
    </w:p>
    <w:p w14:paraId="47DB9FB9" w14:textId="77777777" w:rsidR="00795256" w:rsidRDefault="00795256" w:rsidP="001666B7">
      <w:pPr>
        <w:pStyle w:val="MSBizSparkBodyCopy"/>
        <w:ind w:left="432"/>
      </w:pPr>
    </w:p>
    <w:p w14:paraId="4F8B56A5" w14:textId="77777777" w:rsidR="00795256" w:rsidRDefault="00795256" w:rsidP="001666B7">
      <w:pPr>
        <w:pStyle w:val="MSBizSparkBodyCopy"/>
        <w:ind w:left="432"/>
      </w:pPr>
      <w:r>
        <w:t xml:space="preserve">The POST method should get the file Uri, run the Docker and return the view to the user. The way of getting data to send user is same in the both methods. It should identify user by, get list of blobs from the Azure storage. </w:t>
      </w:r>
    </w:p>
    <w:p w14:paraId="2F87DAFF" w14:textId="77777777" w:rsidR="00795256" w:rsidRDefault="00795256" w:rsidP="001666B7">
      <w:pPr>
        <w:pStyle w:val="MSBizSparkBodyCopy"/>
        <w:ind w:left="432"/>
      </w:pPr>
    </w:p>
    <w:p w14:paraId="09E9476D" w14:textId="77777777" w:rsidR="00795256" w:rsidRDefault="00795256" w:rsidP="001666B7">
      <w:pPr>
        <w:pStyle w:val="MSBizSparkBodyCopy"/>
        <w:ind w:left="432"/>
      </w:pPr>
      <w:r>
        <w:t>The methods can be as following:</w:t>
      </w:r>
    </w:p>
    <w:p w14:paraId="5565CB75" w14:textId="77777777" w:rsidR="00795256" w:rsidRDefault="00795256" w:rsidP="001666B7">
      <w:pPr>
        <w:pStyle w:val="MSBizSparkBodyCopy"/>
        <w:ind w:left="432"/>
      </w:pPr>
    </w:p>
    <w:p w14:paraId="3D3B1D72"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function getIndexPage(req, res) {</w:t>
      </w:r>
    </w:p>
    <w:p w14:paraId="1FE5855E"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 get user Id</w:t>
      </w:r>
    </w:p>
    <w:p w14:paraId="433A30A7"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var userId = req.cookies.id;</w:t>
      </w:r>
    </w:p>
    <w:p w14:paraId="2A6957C7" w14:textId="77777777" w:rsidR="00795256" w:rsidRPr="00642B15" w:rsidRDefault="00795256" w:rsidP="001666B7">
      <w:pPr>
        <w:pStyle w:val="MSBizSparkBodyCopy"/>
        <w:ind w:left="432"/>
        <w:rPr>
          <w:i/>
          <w:color w:val="2E74B5" w:themeColor="accent1" w:themeShade="BF"/>
          <w:sz w:val="16"/>
        </w:rPr>
      </w:pPr>
    </w:p>
    <w:p w14:paraId="2659305B"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if (!userId) {</w:t>
      </w:r>
    </w:p>
    <w:p w14:paraId="46A0DC57"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 if user doesn't have id then generate Id</w:t>
      </w:r>
    </w:p>
    <w:p w14:paraId="2431C1CF"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userId = guidGenerator.v4().replace(/-/g, '');</w:t>
      </w:r>
    </w:p>
    <w:p w14:paraId="23E4F1A0"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 xml:space="preserve">    res.cookie("id", userId);</w:t>
      </w:r>
    </w:p>
    <w:p w14:paraId="21164F48"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w:t>
      </w:r>
    </w:p>
    <w:p w14:paraId="6FEC53EC"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lastRenderedPageBreak/>
        <w:tab/>
        <w:t>storageBlobService.listBlobsSegmentedWithPrefix(config.storage.containerName, userId, null, function(error, result, response) {</w:t>
      </w:r>
    </w:p>
    <w:p w14:paraId="585C6B9C"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if (!error) {</w:t>
      </w:r>
    </w:p>
    <w:p w14:paraId="6C9928A5"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//getting all tasks</w:t>
      </w:r>
    </w:p>
    <w:p w14:paraId="4AB92E23"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var allTasks = result.entries.map(function (blob) {</w:t>
      </w:r>
    </w:p>
    <w:p w14:paraId="3D2BD9A5"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 build uri to download</w:t>
      </w:r>
    </w:p>
    <w:p w14:paraId="56495C1E"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 xml:space="preserve">        var task = {blobSource: util.format(config.storage.filePathTemplate, config.storage.accountName, config.storage.containerName, blob.name)};</w:t>
      </w:r>
    </w:p>
    <w:p w14:paraId="575FC82F"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var firstPos = blob.name.indexOf('_');</w:t>
      </w:r>
    </w:p>
    <w:p w14:paraId="108F9263"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var secondPos = blob.name.indexOf('_', firstPos + 1);</w:t>
      </w:r>
    </w:p>
    <w:p w14:paraId="6EEF953C"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 getting task status</w:t>
      </w:r>
    </w:p>
    <w:p w14:paraId="783D249E"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task.status = blob.name.substr(firstPos + 1, secondPos - firstPos - 1);</w:t>
      </w:r>
    </w:p>
    <w:p w14:paraId="5CB2AB1F"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 xml:space="preserve">    return task;</w:t>
      </w:r>
    </w:p>
    <w:p w14:paraId="4D5BA97D"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w:t>
      </w:r>
    </w:p>
    <w:p w14:paraId="50820975"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res.render('index', { title: 'Express' , processes: allTasks});</w:t>
      </w:r>
    </w:p>
    <w:p w14:paraId="27B1C0AC"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 else {</w:t>
      </w:r>
    </w:p>
    <w:p w14:paraId="693940ED"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 if error then return empty page</w:t>
      </w:r>
    </w:p>
    <w:p w14:paraId="547CB803"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 xml:space="preserve">    console.log(error);</w:t>
      </w:r>
    </w:p>
    <w:p w14:paraId="4FAC24DA"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res.render('index', { title: 'Express' , processes: [] });</w:t>
      </w:r>
    </w:p>
    <w:p w14:paraId="1A0EB044"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w:t>
      </w:r>
    </w:p>
    <w:p w14:paraId="408CD7DA" w14:textId="77777777" w:rsidR="00795256" w:rsidRPr="00642B15" w:rsidRDefault="00795256" w:rsidP="001666B7">
      <w:pPr>
        <w:pStyle w:val="MSBizSparkBodyCopy"/>
        <w:ind w:left="432"/>
        <w:rPr>
          <w:i/>
          <w:color w:val="2E74B5" w:themeColor="accent1" w:themeShade="BF"/>
          <w:sz w:val="16"/>
        </w:rPr>
      </w:pPr>
      <w:r w:rsidRPr="00642B15">
        <w:rPr>
          <w:i/>
          <w:color w:val="2E74B5" w:themeColor="accent1" w:themeShade="BF"/>
          <w:sz w:val="16"/>
        </w:rPr>
        <w:tab/>
        <w:t>});</w:t>
      </w:r>
    </w:p>
    <w:p w14:paraId="7641940B" w14:textId="79D2139A" w:rsidR="00795256" w:rsidRDefault="00795256" w:rsidP="001666B7">
      <w:pPr>
        <w:pStyle w:val="MSBizSparkBodyCopy"/>
        <w:ind w:left="432"/>
        <w:rPr>
          <w:i/>
          <w:color w:val="2E74B5" w:themeColor="accent1" w:themeShade="BF"/>
          <w:sz w:val="16"/>
        </w:rPr>
      </w:pPr>
      <w:r w:rsidRPr="00642B15">
        <w:rPr>
          <w:i/>
          <w:color w:val="2E74B5" w:themeColor="accent1" w:themeShade="BF"/>
          <w:sz w:val="16"/>
        </w:rPr>
        <w:t>}</w:t>
      </w:r>
    </w:p>
    <w:p w14:paraId="0B46FE73" w14:textId="77777777" w:rsidR="001666B7" w:rsidRPr="00642B15" w:rsidRDefault="001666B7" w:rsidP="001666B7">
      <w:pPr>
        <w:pStyle w:val="MSBizSparkBodyCopy"/>
        <w:ind w:left="432"/>
        <w:rPr>
          <w:i/>
          <w:color w:val="2E74B5" w:themeColor="accent1" w:themeShade="BF"/>
          <w:sz w:val="16"/>
        </w:rPr>
      </w:pPr>
    </w:p>
    <w:p w14:paraId="4CD95FA2" w14:textId="77777777" w:rsidR="00795256" w:rsidRDefault="00795256" w:rsidP="001666B7">
      <w:pPr>
        <w:pStyle w:val="MSBizSparkBodyCopy"/>
        <w:numPr>
          <w:ilvl w:val="0"/>
          <w:numId w:val="30"/>
        </w:numPr>
      </w:pPr>
      <w:r>
        <w:t>Add the following route to handle GET request:</w:t>
      </w:r>
    </w:p>
    <w:p w14:paraId="4A36AA95" w14:textId="77777777" w:rsidR="00795256" w:rsidRPr="00642B15" w:rsidRDefault="00795256" w:rsidP="001666B7">
      <w:pPr>
        <w:pStyle w:val="MSBizSparkBodyCopy"/>
        <w:ind w:left="720"/>
        <w:rPr>
          <w:i/>
          <w:color w:val="2E74B5" w:themeColor="accent1" w:themeShade="BF"/>
          <w:sz w:val="16"/>
        </w:rPr>
      </w:pPr>
      <w:r w:rsidRPr="00642B15">
        <w:rPr>
          <w:i/>
          <w:color w:val="2E74B5" w:themeColor="accent1" w:themeShade="BF"/>
          <w:sz w:val="16"/>
        </w:rPr>
        <w:t>router.get('/', function (req, res, next) {</w:t>
      </w:r>
    </w:p>
    <w:p w14:paraId="2E3B0313" w14:textId="77777777" w:rsidR="00795256" w:rsidRPr="00642B15" w:rsidRDefault="00795256" w:rsidP="001666B7">
      <w:pPr>
        <w:pStyle w:val="MSBizSparkBodyCopy"/>
        <w:ind w:left="720"/>
        <w:rPr>
          <w:i/>
          <w:color w:val="2E74B5" w:themeColor="accent1" w:themeShade="BF"/>
          <w:sz w:val="16"/>
        </w:rPr>
      </w:pPr>
      <w:r w:rsidRPr="00642B15">
        <w:rPr>
          <w:i/>
          <w:color w:val="2E74B5" w:themeColor="accent1" w:themeShade="BF"/>
          <w:sz w:val="16"/>
        </w:rPr>
        <w:tab/>
        <w:t>getIndexPage(req, res);</w:t>
      </w:r>
    </w:p>
    <w:p w14:paraId="28F1CDCA" w14:textId="77777777" w:rsidR="00795256" w:rsidRPr="00642B15" w:rsidRDefault="00795256" w:rsidP="001666B7">
      <w:pPr>
        <w:pStyle w:val="MSBizSparkBodyCopy"/>
        <w:ind w:left="720"/>
        <w:rPr>
          <w:i/>
          <w:color w:val="2E74B5" w:themeColor="accent1" w:themeShade="BF"/>
          <w:sz w:val="16"/>
        </w:rPr>
      </w:pPr>
      <w:r w:rsidRPr="00642B15">
        <w:rPr>
          <w:i/>
          <w:color w:val="2E74B5" w:themeColor="accent1" w:themeShade="BF"/>
          <w:sz w:val="16"/>
        </w:rPr>
        <w:t>});</w:t>
      </w:r>
    </w:p>
    <w:p w14:paraId="2B71DEC5" w14:textId="77777777" w:rsidR="001666B7" w:rsidRDefault="001666B7" w:rsidP="00795256">
      <w:pPr>
        <w:pStyle w:val="MSBizSparkBodyCopy"/>
      </w:pPr>
    </w:p>
    <w:p w14:paraId="5F7088B6" w14:textId="3D9C2CDD" w:rsidR="00795256" w:rsidRDefault="00795256" w:rsidP="001666B7">
      <w:pPr>
        <w:pStyle w:val="MSBizSparkBodyCopy"/>
        <w:numPr>
          <w:ilvl w:val="0"/>
          <w:numId w:val="30"/>
        </w:numPr>
      </w:pPr>
      <w:r>
        <w:t>The POST action should generate Docker process Id and start Docker. Its code:</w:t>
      </w:r>
    </w:p>
    <w:p w14:paraId="7B398F25" w14:textId="77777777" w:rsidR="00795256" w:rsidRPr="00642B15" w:rsidRDefault="00795256" w:rsidP="001666B7">
      <w:pPr>
        <w:pStyle w:val="MSBizSparkBodyCopy"/>
        <w:ind w:left="720"/>
        <w:rPr>
          <w:i/>
          <w:color w:val="2E74B5" w:themeColor="accent1" w:themeShade="BF"/>
          <w:sz w:val="16"/>
        </w:rPr>
      </w:pPr>
      <w:r w:rsidRPr="00642B15">
        <w:rPr>
          <w:i/>
          <w:color w:val="2E74B5" w:themeColor="accent1" w:themeShade="BF"/>
          <w:sz w:val="16"/>
        </w:rPr>
        <w:t>router.post('/', function (req, res, next) {</w:t>
      </w:r>
    </w:p>
    <w:p w14:paraId="6A358742" w14:textId="77777777" w:rsidR="00795256" w:rsidRPr="00642B15" w:rsidRDefault="00795256" w:rsidP="001666B7">
      <w:pPr>
        <w:pStyle w:val="MSBizSparkBodyCopy"/>
        <w:ind w:left="720"/>
        <w:rPr>
          <w:i/>
          <w:color w:val="2E74B5" w:themeColor="accent1" w:themeShade="BF"/>
          <w:sz w:val="16"/>
        </w:rPr>
      </w:pPr>
      <w:r w:rsidRPr="00642B15">
        <w:rPr>
          <w:i/>
          <w:color w:val="2E74B5" w:themeColor="accent1" w:themeShade="BF"/>
          <w:sz w:val="16"/>
        </w:rPr>
        <w:tab/>
        <w:t>// getting process Id</w:t>
      </w:r>
    </w:p>
    <w:p w14:paraId="2292E2E5" w14:textId="77777777" w:rsidR="00795256" w:rsidRPr="00642B15" w:rsidRDefault="00795256" w:rsidP="001666B7">
      <w:pPr>
        <w:pStyle w:val="MSBizSparkBodyCopy"/>
        <w:ind w:left="720"/>
        <w:rPr>
          <w:i/>
          <w:color w:val="2E74B5" w:themeColor="accent1" w:themeShade="BF"/>
          <w:sz w:val="16"/>
        </w:rPr>
      </w:pPr>
      <w:r w:rsidRPr="00642B15">
        <w:rPr>
          <w:i/>
          <w:color w:val="2E74B5" w:themeColor="accent1" w:themeShade="BF"/>
          <w:sz w:val="16"/>
        </w:rPr>
        <w:tab/>
        <w:t>var processId = req.cookies.id + guidGenerator.v4().replace(/-/g, '');</w:t>
      </w:r>
    </w:p>
    <w:p w14:paraId="78171E97" w14:textId="77777777" w:rsidR="00795256" w:rsidRPr="00642B15" w:rsidRDefault="00795256" w:rsidP="001666B7">
      <w:pPr>
        <w:pStyle w:val="MSBizSparkBodyCopy"/>
        <w:ind w:left="720"/>
        <w:rPr>
          <w:i/>
          <w:color w:val="2E74B5" w:themeColor="accent1" w:themeShade="BF"/>
          <w:sz w:val="16"/>
        </w:rPr>
      </w:pPr>
      <w:r w:rsidRPr="00642B15">
        <w:rPr>
          <w:i/>
          <w:color w:val="2E74B5" w:themeColor="accent1" w:themeShade="BF"/>
          <w:sz w:val="16"/>
        </w:rPr>
        <w:tab/>
        <w:t>// encode url</w:t>
      </w:r>
    </w:p>
    <w:p w14:paraId="29FD77ED" w14:textId="77777777" w:rsidR="00795256" w:rsidRPr="00642B15" w:rsidRDefault="00795256" w:rsidP="001666B7">
      <w:pPr>
        <w:pStyle w:val="MSBizSparkBodyCopy"/>
        <w:ind w:left="720"/>
        <w:rPr>
          <w:i/>
          <w:color w:val="2E74B5" w:themeColor="accent1" w:themeShade="BF"/>
          <w:sz w:val="16"/>
        </w:rPr>
      </w:pPr>
      <w:r w:rsidRPr="00642B15">
        <w:rPr>
          <w:i/>
          <w:color w:val="2E74B5" w:themeColor="accent1" w:themeShade="BF"/>
          <w:sz w:val="16"/>
        </w:rPr>
        <w:tab/>
        <w:t>var fileUrl = encodeURI(req.body.fileUrl);</w:t>
      </w:r>
    </w:p>
    <w:p w14:paraId="7BEE7651" w14:textId="77777777" w:rsidR="00795256" w:rsidRPr="00642B15" w:rsidRDefault="00795256" w:rsidP="001666B7">
      <w:pPr>
        <w:pStyle w:val="MSBizSparkBodyCopy"/>
        <w:ind w:left="720"/>
        <w:rPr>
          <w:i/>
          <w:color w:val="2E74B5" w:themeColor="accent1" w:themeShade="BF"/>
          <w:sz w:val="16"/>
        </w:rPr>
      </w:pPr>
      <w:r>
        <w:tab/>
      </w:r>
      <w:r w:rsidRPr="00642B15">
        <w:rPr>
          <w:i/>
          <w:color w:val="2E74B5" w:themeColor="accent1" w:themeShade="BF"/>
          <w:sz w:val="16"/>
        </w:rPr>
        <w:t>// execute sending command to docker via ssh</w:t>
      </w:r>
    </w:p>
    <w:p w14:paraId="063DFC9D" w14:textId="67F708E9" w:rsidR="00795256" w:rsidRPr="00642B15" w:rsidRDefault="00795256" w:rsidP="001666B7">
      <w:pPr>
        <w:pStyle w:val="MSBizSparkBodyCopy"/>
        <w:ind w:left="720"/>
        <w:rPr>
          <w:i/>
          <w:color w:val="2E74B5" w:themeColor="accent1" w:themeShade="BF"/>
          <w:sz w:val="16"/>
        </w:rPr>
      </w:pPr>
      <w:r w:rsidRPr="00642B15">
        <w:rPr>
          <w:i/>
          <w:color w:val="2E74B5" w:themeColor="accent1" w:themeShade="BF"/>
          <w:sz w:val="16"/>
        </w:rPr>
        <w:tab/>
        <w:t>star</w:t>
      </w:r>
      <w:r w:rsidR="008F4A7A">
        <w:rPr>
          <w:i/>
          <w:color w:val="2E74B5" w:themeColor="accent1" w:themeShade="BF"/>
          <w:sz w:val="16"/>
        </w:rPr>
        <w:t>t</w:t>
      </w:r>
      <w:r w:rsidRPr="00642B15">
        <w:rPr>
          <w:i/>
          <w:color w:val="2E74B5" w:themeColor="accent1" w:themeShade="BF"/>
          <w:sz w:val="16"/>
        </w:rPr>
        <w:t>Docker(fileUrl, processId);</w:t>
      </w:r>
    </w:p>
    <w:p w14:paraId="1310B7D4" w14:textId="77777777" w:rsidR="00795256" w:rsidRPr="00642B15" w:rsidRDefault="00795256" w:rsidP="001666B7">
      <w:pPr>
        <w:pStyle w:val="MSBizSparkBodyCopy"/>
        <w:ind w:left="720"/>
        <w:rPr>
          <w:i/>
          <w:color w:val="2E74B5" w:themeColor="accent1" w:themeShade="BF"/>
          <w:sz w:val="16"/>
        </w:rPr>
      </w:pPr>
      <w:r w:rsidRPr="00642B15">
        <w:rPr>
          <w:i/>
          <w:color w:val="2E74B5" w:themeColor="accent1" w:themeShade="BF"/>
          <w:sz w:val="16"/>
        </w:rPr>
        <w:tab/>
        <w:t>getIndexPage(req, res);</w:t>
      </w:r>
    </w:p>
    <w:p w14:paraId="0368FA9D" w14:textId="01E10BF0" w:rsidR="00795256" w:rsidRDefault="00795256" w:rsidP="001666B7">
      <w:pPr>
        <w:pStyle w:val="MSBizSparkBodyCopy"/>
        <w:ind w:left="720"/>
        <w:rPr>
          <w:i/>
          <w:color w:val="2E74B5" w:themeColor="accent1" w:themeShade="BF"/>
          <w:sz w:val="16"/>
        </w:rPr>
      </w:pPr>
      <w:r w:rsidRPr="00642B15">
        <w:rPr>
          <w:i/>
          <w:color w:val="2E74B5" w:themeColor="accent1" w:themeShade="BF"/>
          <w:sz w:val="16"/>
        </w:rPr>
        <w:t>});</w:t>
      </w:r>
    </w:p>
    <w:p w14:paraId="3193B1B8" w14:textId="77777777" w:rsidR="00642B15" w:rsidRPr="00642B15" w:rsidRDefault="00642B15" w:rsidP="001666B7">
      <w:pPr>
        <w:pStyle w:val="MSBizSparkBodyCopy"/>
        <w:ind w:left="720"/>
        <w:rPr>
          <w:i/>
          <w:color w:val="2E74B5" w:themeColor="accent1" w:themeShade="BF"/>
          <w:sz w:val="16"/>
        </w:rPr>
      </w:pPr>
    </w:p>
    <w:p w14:paraId="6D630E28" w14:textId="18AB3142" w:rsidR="00795256" w:rsidRDefault="00795256" w:rsidP="00642B15">
      <w:pPr>
        <w:pStyle w:val="MSBizSparkBodyCopy"/>
        <w:numPr>
          <w:ilvl w:val="0"/>
          <w:numId w:val="26"/>
        </w:numPr>
        <w:ind w:left="432" w:hanging="288"/>
      </w:pPr>
      <w:r>
        <w:t>The view should contain the textbox and the list of task. Add the following code to the index.jade</w:t>
      </w:r>
      <w:r w:rsidR="008F4A7A">
        <w:t xml:space="preserve"> in the views directory</w:t>
      </w:r>
      <w:r>
        <w:t>:</w:t>
      </w:r>
    </w:p>
    <w:p w14:paraId="0C230C6C" w14:textId="7D6ED399" w:rsidR="00795256" w:rsidRPr="001666B7" w:rsidRDefault="00795256" w:rsidP="001666B7">
      <w:pPr>
        <w:pStyle w:val="MSBizSparkBodyCopy"/>
        <w:ind w:left="720"/>
        <w:rPr>
          <w:i/>
          <w:color w:val="2E74B5" w:themeColor="accent1" w:themeShade="BF"/>
          <w:sz w:val="16"/>
        </w:rPr>
      </w:pPr>
      <w:r w:rsidRPr="001666B7">
        <w:rPr>
          <w:i/>
          <w:color w:val="2E74B5" w:themeColor="accent1" w:themeShade="BF"/>
          <w:sz w:val="16"/>
        </w:rPr>
        <w:t>extends layout</w:t>
      </w:r>
    </w:p>
    <w:p w14:paraId="37A03053" w14:textId="77777777" w:rsidR="00795256" w:rsidRPr="001666B7" w:rsidRDefault="00795256" w:rsidP="001666B7">
      <w:pPr>
        <w:pStyle w:val="MSBizSparkBodyCopy"/>
        <w:ind w:left="720"/>
        <w:rPr>
          <w:i/>
          <w:color w:val="2E74B5" w:themeColor="accent1" w:themeShade="BF"/>
          <w:sz w:val="16"/>
        </w:rPr>
      </w:pPr>
      <w:r w:rsidRPr="001666B7">
        <w:rPr>
          <w:i/>
          <w:color w:val="2E74B5" w:themeColor="accent1" w:themeShade="BF"/>
          <w:sz w:val="16"/>
        </w:rPr>
        <w:t>block content</w:t>
      </w:r>
    </w:p>
    <w:p w14:paraId="176AB69F" w14:textId="77777777" w:rsidR="00795256" w:rsidRPr="00642B15" w:rsidRDefault="00795256" w:rsidP="001666B7">
      <w:pPr>
        <w:pStyle w:val="MSBizSparkBodyCopy"/>
        <w:rPr>
          <w:i/>
          <w:color w:val="2E74B5" w:themeColor="accent1" w:themeShade="BF"/>
          <w:sz w:val="16"/>
        </w:rPr>
      </w:pPr>
      <w:r>
        <w:tab/>
      </w:r>
      <w:r w:rsidRPr="00642B15">
        <w:rPr>
          <w:i/>
          <w:color w:val="2E74B5" w:themeColor="accent1" w:themeShade="BF"/>
          <w:sz w:val="16"/>
        </w:rPr>
        <w:t>h1= title</w:t>
      </w:r>
    </w:p>
    <w:p w14:paraId="73ECBCC3"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t>p Welcome to #{title}</w:t>
      </w:r>
    </w:p>
    <w:p w14:paraId="5C127E39"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t>form(role='form'</w:t>
      </w:r>
    </w:p>
    <w:p w14:paraId="4C813470"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method='post')</w:t>
      </w:r>
    </w:p>
    <w:p w14:paraId="13C57D77"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input(type='text'</w:t>
      </w:r>
    </w:p>
    <w:p w14:paraId="1A6AEA5E"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placeholder='Paste file URL'</w:t>
      </w:r>
    </w:p>
    <w:p w14:paraId="12ADCB1A"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name='fileUrl')</w:t>
      </w:r>
    </w:p>
    <w:p w14:paraId="30556BB4"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input(type='submit'</w:t>
      </w:r>
    </w:p>
    <w:p w14:paraId="5811A843"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value='Send')</w:t>
      </w:r>
    </w:p>
    <w:p w14:paraId="3871044E"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lastRenderedPageBreak/>
        <w:tab/>
        <w:t>- each process in processes</w:t>
      </w:r>
    </w:p>
    <w:p w14:paraId="62BF08BD"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t>li</w:t>
      </w:r>
    </w:p>
    <w:p w14:paraId="55BF23C9"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div</w:t>
      </w:r>
    </w:p>
    <w:p w14:paraId="20CCA9CB"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p</w:t>
      </w:r>
    </w:p>
    <w:p w14:paraId="669A8711"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 xml:space="preserve">span Task: </w:t>
      </w:r>
    </w:p>
    <w:p w14:paraId="513C8B77"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if process.status == 'Success'</w:t>
      </w:r>
    </w:p>
    <w:p w14:paraId="1ABF2A7A"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a(href='#{process.blobSource}') Download</w:t>
      </w:r>
    </w:p>
    <w:p w14:paraId="32CD406B" w14:textId="77777777" w:rsidR="00795256" w:rsidRPr="00642B15"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else</w:t>
      </w:r>
    </w:p>
    <w:p w14:paraId="072D2842" w14:textId="3909FA4B" w:rsidR="00795256" w:rsidRDefault="00795256" w:rsidP="001666B7">
      <w:pPr>
        <w:pStyle w:val="MSBizSparkBodyCopy"/>
        <w:rPr>
          <w:i/>
          <w:color w:val="2E74B5" w:themeColor="accent1" w:themeShade="BF"/>
          <w:sz w:val="16"/>
        </w:rPr>
      </w:pP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r>
      <w:r w:rsidRPr="00642B15">
        <w:rPr>
          <w:i/>
          <w:color w:val="2E74B5" w:themeColor="accent1" w:themeShade="BF"/>
          <w:sz w:val="16"/>
        </w:rPr>
        <w:tab/>
        <w:t>span #{process.status}</w:t>
      </w:r>
    </w:p>
    <w:p w14:paraId="4ED3F35A" w14:textId="77777777" w:rsidR="001666B7" w:rsidRPr="00642B15" w:rsidRDefault="001666B7" w:rsidP="001666B7">
      <w:pPr>
        <w:pStyle w:val="MSBizSparkBodyCopy"/>
        <w:rPr>
          <w:i/>
          <w:color w:val="2E74B5" w:themeColor="accent1" w:themeShade="BF"/>
          <w:sz w:val="16"/>
        </w:rPr>
      </w:pPr>
    </w:p>
    <w:p w14:paraId="6A6E2837" w14:textId="64EC4840" w:rsidR="00795256" w:rsidRDefault="00795256" w:rsidP="00642B15">
      <w:pPr>
        <w:pStyle w:val="MSBizSparkBodyCopy"/>
        <w:numPr>
          <w:ilvl w:val="0"/>
          <w:numId w:val="26"/>
        </w:numPr>
        <w:ind w:left="432" w:hanging="288"/>
      </w:pPr>
      <w:commentRangeStart w:id="89"/>
      <w:r>
        <w:t>You can run web site</w:t>
      </w:r>
      <w:commentRangeEnd w:id="89"/>
      <w:r w:rsidR="00547174">
        <w:rPr>
          <w:rStyle w:val="CommentReference"/>
          <w:rFonts w:asciiTheme="minorHAnsi" w:hAnsiTheme="minorHAnsi" w:cstheme="minorBidi"/>
        </w:rPr>
        <w:commentReference w:id="89"/>
      </w:r>
      <w:r w:rsidR="008F4A7A">
        <w:t xml:space="preserve"> (exact steps are specific </w:t>
      </w:r>
      <w:r w:rsidR="00AB2484">
        <w:t xml:space="preserve">for </w:t>
      </w:r>
      <w:r w:rsidR="008F4A7A">
        <w:t>your environment and tools, for example you can open command line and start web site locally using the following command</w:t>
      </w:r>
      <w:r w:rsidR="00AB2484">
        <w:t xml:space="preserve">s to start Node.js server locally:  </w:t>
      </w:r>
      <w:r w:rsidR="00AB2484" w:rsidRPr="00AB2484">
        <w:rPr>
          <w:i/>
        </w:rPr>
        <w:t>npm install</w:t>
      </w:r>
      <w:r w:rsidR="00AB2484">
        <w:t xml:space="preserve"> and </w:t>
      </w:r>
      <w:r w:rsidR="00AB2484" w:rsidRPr="00AB2484">
        <w:rPr>
          <w:i/>
        </w:rPr>
        <w:t>npm start</w:t>
      </w:r>
      <w:r w:rsidR="008F4A7A">
        <w:t xml:space="preserve"> )</w:t>
      </w:r>
      <w:r w:rsidR="00AB2484">
        <w:t xml:space="preserve"> when brows address http://localhost:3000</w:t>
      </w:r>
      <w:r>
        <w:t xml:space="preserve">, </w:t>
      </w:r>
      <w:r w:rsidR="008F4A7A">
        <w:t>select some file on the internet (we used Azure video tutorial as a sample)</w:t>
      </w:r>
      <w:r w:rsidR="008F4A7A">
        <w:t xml:space="preserve"> </w:t>
      </w:r>
      <w:r w:rsidR="008F4A7A">
        <w:t>and send it for processing</w:t>
      </w:r>
      <w:r>
        <w:t xml:space="preserve">: </w:t>
      </w:r>
    </w:p>
    <w:p w14:paraId="4BA1D854" w14:textId="1AF4EB21" w:rsidR="00D77BA1" w:rsidRDefault="00D77BA1" w:rsidP="00D77BA1">
      <w:pPr>
        <w:pStyle w:val="MSBizSparkBodyCopy"/>
        <w:ind w:left="432"/>
      </w:pPr>
      <w:r>
        <w:rPr>
          <w:noProof/>
        </w:rPr>
        <w:drawing>
          <wp:inline distT="114300" distB="114300" distL="114300" distR="114300" wp14:anchorId="40ED17F2" wp14:editId="5F960C8D">
            <wp:extent cx="2355850" cy="2281325"/>
            <wp:effectExtent l="0" t="0" r="6350" b="508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2360934" cy="2286248"/>
                    </a:xfrm>
                    <a:prstGeom prst="rect">
                      <a:avLst/>
                    </a:prstGeom>
                    <a:ln/>
                  </pic:spPr>
                </pic:pic>
              </a:graphicData>
            </a:graphic>
          </wp:inline>
        </w:drawing>
      </w:r>
    </w:p>
    <w:p w14:paraId="0664782C" w14:textId="77777777" w:rsidR="001666B7" w:rsidRDefault="001666B7" w:rsidP="00795256">
      <w:pPr>
        <w:pStyle w:val="MSBizSparkBodyCopy"/>
        <w:rPr>
          <w:rFonts w:cs="Segoe UI Light"/>
          <w:color w:val="009E49"/>
          <w:sz w:val="22"/>
          <w:szCs w:val="26"/>
        </w:rPr>
      </w:pPr>
    </w:p>
    <w:p w14:paraId="553E4829" w14:textId="342B90F3" w:rsidR="00795256" w:rsidRPr="00642B15" w:rsidRDefault="00795256" w:rsidP="00795256">
      <w:pPr>
        <w:pStyle w:val="MSBizSparkBodyCopy"/>
        <w:rPr>
          <w:rFonts w:cs="Segoe UI Light"/>
          <w:color w:val="009E49"/>
          <w:sz w:val="22"/>
          <w:szCs w:val="26"/>
        </w:rPr>
      </w:pPr>
      <w:r w:rsidRPr="00642B15">
        <w:rPr>
          <w:rFonts w:cs="Segoe UI Light"/>
          <w:color w:val="009E49"/>
          <w:sz w:val="22"/>
          <w:szCs w:val="26"/>
        </w:rPr>
        <w:t>Deploy Node.JS as Azure Web App</w:t>
      </w:r>
    </w:p>
    <w:p w14:paraId="51632097" w14:textId="73739F1E" w:rsidR="00795256" w:rsidRDefault="00795256" w:rsidP="001666B7">
      <w:pPr>
        <w:pStyle w:val="MSBizSparkBodyCopy"/>
        <w:numPr>
          <w:ilvl w:val="0"/>
          <w:numId w:val="27"/>
        </w:numPr>
        <w:spacing w:line="360" w:lineRule="auto"/>
      </w:pPr>
      <w:r>
        <w:t xml:space="preserve">Create a Wep App in Azure. Go to </w:t>
      </w:r>
      <w:hyperlink r:id="rId54" w:history="1">
        <w:r w:rsidR="00D77BA1" w:rsidRPr="008201B0">
          <w:rPr>
            <w:rStyle w:val="Hyperlink"/>
          </w:rPr>
          <w:t>https://portal.azure.com/</w:t>
        </w:r>
      </w:hyperlink>
      <w:r w:rsidR="00D77BA1">
        <w:t>, click on “</w:t>
      </w:r>
      <w:r w:rsidR="00502915">
        <w:t>+</w:t>
      </w:r>
      <w:r w:rsidR="00D77BA1">
        <w:t>New”</w:t>
      </w:r>
      <w:r w:rsidR="00502915">
        <w:t>,</w:t>
      </w:r>
      <w:r w:rsidR="00D77BA1">
        <w:t xml:space="preserve"> sele</w:t>
      </w:r>
      <w:r>
        <w:t xml:space="preserve">ct “Web + Mobile” </w:t>
      </w:r>
      <w:r w:rsidR="00502915">
        <w:t xml:space="preserve">and then </w:t>
      </w:r>
      <w:r>
        <w:t xml:space="preserve">“Web App”: </w:t>
      </w:r>
    </w:p>
    <w:p w14:paraId="76EC0D88" w14:textId="5762E4CF" w:rsidR="00D77BA1" w:rsidRDefault="00D77BA1" w:rsidP="00D77BA1">
      <w:pPr>
        <w:pStyle w:val="MSBizSparkBodyCopy"/>
        <w:ind w:left="504"/>
      </w:pPr>
      <w:r>
        <w:rPr>
          <w:noProof/>
        </w:rPr>
        <w:drawing>
          <wp:inline distT="114300" distB="114300" distL="114300" distR="114300" wp14:anchorId="3982528F" wp14:editId="563E04ED">
            <wp:extent cx="2686050" cy="2029675"/>
            <wp:effectExtent l="0" t="0" r="0" b="889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5"/>
                    <a:srcRect/>
                    <a:stretch>
                      <a:fillRect/>
                    </a:stretch>
                  </pic:blipFill>
                  <pic:spPr>
                    <a:xfrm>
                      <a:off x="0" y="0"/>
                      <a:ext cx="2689196" cy="2032052"/>
                    </a:xfrm>
                    <a:prstGeom prst="rect">
                      <a:avLst/>
                    </a:prstGeom>
                    <a:ln/>
                  </pic:spPr>
                </pic:pic>
              </a:graphicData>
            </a:graphic>
          </wp:inline>
        </w:drawing>
      </w:r>
    </w:p>
    <w:p w14:paraId="07F0B537" w14:textId="77777777" w:rsidR="001666B7" w:rsidRDefault="001666B7" w:rsidP="00D77BA1">
      <w:pPr>
        <w:pStyle w:val="MSBizSparkBodyCopy"/>
        <w:ind w:left="504"/>
      </w:pPr>
    </w:p>
    <w:p w14:paraId="62E61692" w14:textId="52B78091" w:rsidR="00795256" w:rsidRDefault="00795256" w:rsidP="001666B7">
      <w:pPr>
        <w:pStyle w:val="MSBizSparkBodyCopy"/>
        <w:numPr>
          <w:ilvl w:val="0"/>
          <w:numId w:val="27"/>
        </w:numPr>
        <w:spacing w:line="360" w:lineRule="auto"/>
      </w:pPr>
      <w:r>
        <w:lastRenderedPageBreak/>
        <w:t xml:space="preserve">Enter application name, select Subscription, Resource Group and select or create app Service Plan/Location: </w:t>
      </w:r>
    </w:p>
    <w:p w14:paraId="38ACA80B" w14:textId="177E9B3E" w:rsidR="00D77BA1" w:rsidRDefault="00502915" w:rsidP="00D77BA1">
      <w:pPr>
        <w:pStyle w:val="MSBizSparkBodyCopy"/>
        <w:ind w:left="504"/>
      </w:pPr>
      <w:ins w:id="90" w:author="Author">
        <w:r>
          <w:rPr>
            <w:noProof/>
          </w:rPr>
          <w:drawing>
            <wp:inline distT="0" distB="0" distL="0" distR="0" wp14:anchorId="185FCF6D" wp14:editId="599F1F22">
              <wp:extent cx="1492301" cy="24975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04270" cy="2517533"/>
                      </a:xfrm>
                      <a:prstGeom prst="rect">
                        <a:avLst/>
                      </a:prstGeom>
                    </pic:spPr>
                  </pic:pic>
                </a:graphicData>
              </a:graphic>
            </wp:inline>
          </w:drawing>
        </w:r>
      </w:ins>
    </w:p>
    <w:p w14:paraId="2FFCD773" w14:textId="3864B48E" w:rsidR="00795256" w:rsidRDefault="00795256" w:rsidP="001666B7">
      <w:pPr>
        <w:pStyle w:val="MSBizSparkBodyCopy"/>
        <w:spacing w:line="360" w:lineRule="auto"/>
        <w:ind w:left="504"/>
      </w:pPr>
      <w:r>
        <w:t>And click “Create”</w:t>
      </w:r>
    </w:p>
    <w:p w14:paraId="11E22CA6" w14:textId="2F7738E5" w:rsidR="00795256" w:rsidRDefault="00795256" w:rsidP="001666B7">
      <w:pPr>
        <w:pStyle w:val="MSBizSparkBodyCopy"/>
        <w:numPr>
          <w:ilvl w:val="0"/>
          <w:numId w:val="27"/>
        </w:numPr>
        <w:spacing w:line="360" w:lineRule="auto"/>
      </w:pPr>
      <w:r>
        <w:t>To deploy your Node.JS app to the Azure Web App</w:t>
      </w:r>
      <w:r w:rsidR="00EF77B7">
        <w:t xml:space="preserve"> we can use a Local Git deployment model. Open a Web App you just created, click on </w:t>
      </w:r>
      <w:r>
        <w:t xml:space="preserve">the “All Settings” and select </w:t>
      </w:r>
      <w:commentRangeStart w:id="91"/>
      <w:commentRangeStart w:id="92"/>
      <w:r>
        <w:t>Deployment</w:t>
      </w:r>
      <w:commentRangeEnd w:id="91"/>
      <w:r w:rsidR="00EF77B7">
        <w:t xml:space="preserve"> Source</w:t>
      </w:r>
      <w:r w:rsidR="008C11A8">
        <w:rPr>
          <w:rStyle w:val="CommentReference"/>
          <w:rFonts w:asciiTheme="minorHAnsi" w:hAnsiTheme="minorHAnsi" w:cstheme="minorBidi"/>
        </w:rPr>
        <w:commentReference w:id="91"/>
      </w:r>
      <w:commentRangeEnd w:id="92"/>
      <w:r w:rsidR="00BD0273">
        <w:rPr>
          <w:rStyle w:val="CommentReference"/>
          <w:rFonts w:asciiTheme="minorHAnsi" w:hAnsiTheme="minorHAnsi" w:cstheme="minorBidi"/>
        </w:rPr>
        <w:commentReference w:id="92"/>
      </w:r>
      <w:r>
        <w:t>.</w:t>
      </w:r>
    </w:p>
    <w:p w14:paraId="50D48BBC" w14:textId="567D143F" w:rsidR="00D77BA1" w:rsidRPr="006C3A4A" w:rsidRDefault="00EF77B7" w:rsidP="00D77BA1">
      <w:pPr>
        <w:pStyle w:val="MSBizSparkBodyCopy"/>
        <w:ind w:left="504"/>
      </w:pPr>
      <w:ins w:id="93" w:author="Author">
        <w:r>
          <w:rPr>
            <w:noProof/>
          </w:rPr>
          <w:drawing>
            <wp:inline distT="0" distB="0" distL="0" distR="0" wp14:anchorId="06699834" wp14:editId="295E90E3">
              <wp:extent cx="3485949" cy="1960474"/>
              <wp:effectExtent l="0" t="0" r="63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15742" cy="1977229"/>
                      </a:xfrm>
                      <a:prstGeom prst="rect">
                        <a:avLst/>
                      </a:prstGeom>
                    </pic:spPr>
                  </pic:pic>
                </a:graphicData>
              </a:graphic>
            </wp:inline>
          </w:drawing>
        </w:r>
      </w:ins>
    </w:p>
    <w:p w14:paraId="0A57E591" w14:textId="77777777" w:rsidR="001666B7" w:rsidRDefault="001666B7" w:rsidP="00D77BA1">
      <w:pPr>
        <w:pStyle w:val="MSBizSparkBodyCopy"/>
        <w:ind w:left="504"/>
      </w:pPr>
    </w:p>
    <w:p w14:paraId="2CD795ED" w14:textId="0BCE8641" w:rsidR="00795256" w:rsidRDefault="00795256" w:rsidP="00EF77B7">
      <w:pPr>
        <w:pStyle w:val="MSBizSparkBodyCopy"/>
        <w:numPr>
          <w:ilvl w:val="0"/>
          <w:numId w:val="27"/>
        </w:numPr>
        <w:spacing w:line="360" w:lineRule="auto"/>
      </w:pPr>
      <w:r>
        <w:t xml:space="preserve">In the </w:t>
      </w:r>
      <w:r w:rsidR="00EF77B7" w:rsidRPr="00EF77B7">
        <w:t>Deployment Source</w:t>
      </w:r>
      <w:r>
        <w:t xml:space="preserve"> blade, click Choose Source, click Local Git Repository, and then click OK. </w:t>
      </w:r>
    </w:p>
    <w:p w14:paraId="057857BC" w14:textId="3B736F2E" w:rsidR="00D77BA1" w:rsidRDefault="00EF77B7" w:rsidP="00D77BA1">
      <w:pPr>
        <w:pStyle w:val="MSBizSparkBodyCopy"/>
        <w:ind w:left="504"/>
      </w:pPr>
      <w:ins w:id="94" w:author="Author">
        <w:r>
          <w:rPr>
            <w:noProof/>
          </w:rPr>
          <w:drawing>
            <wp:inline distT="0" distB="0" distL="0" distR="0" wp14:anchorId="7E03532E" wp14:editId="2A5E7312">
              <wp:extent cx="2553728" cy="1477670"/>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0257" cy="1493021"/>
                      </a:xfrm>
                      <a:prstGeom prst="rect">
                        <a:avLst/>
                      </a:prstGeom>
                    </pic:spPr>
                  </pic:pic>
                </a:graphicData>
              </a:graphic>
            </wp:inline>
          </w:drawing>
        </w:r>
      </w:ins>
    </w:p>
    <w:p w14:paraId="715868B3" w14:textId="77777777" w:rsidR="001666B7" w:rsidRDefault="001666B7" w:rsidP="00D77BA1">
      <w:pPr>
        <w:pStyle w:val="MSBizSparkBodyCopy"/>
        <w:ind w:left="504"/>
      </w:pPr>
    </w:p>
    <w:p w14:paraId="0F00FB23" w14:textId="27B9D0A9" w:rsidR="00795256" w:rsidRDefault="00795256" w:rsidP="006C3A4A">
      <w:pPr>
        <w:pStyle w:val="MSBizSparkBodyCopy"/>
        <w:spacing w:line="360" w:lineRule="auto"/>
        <w:ind w:left="432"/>
      </w:pPr>
      <w:r>
        <w:lastRenderedPageBreak/>
        <w:t>5.</w:t>
      </w:r>
      <w:r>
        <w:tab/>
        <w:t>Set up deployment credentials if you haven't already done so.</w:t>
      </w:r>
      <w:r w:rsidR="006C3A4A">
        <w:t xml:space="preserve"> Open </w:t>
      </w:r>
      <w:r>
        <w:t>Web app blade</w:t>
      </w:r>
      <w:r w:rsidR="006C3A4A">
        <w:t>,</w:t>
      </w:r>
      <w:r>
        <w:t xml:space="preserve"> click All Settings</w:t>
      </w:r>
      <w:r w:rsidR="006C3A4A">
        <w:t xml:space="preserve">, click </w:t>
      </w:r>
      <w:r>
        <w:t>Deployment credentials</w:t>
      </w:r>
      <w:r w:rsidR="006C3A4A">
        <w:t>, fill</w:t>
      </w:r>
      <w:r>
        <w:t xml:space="preserve"> a user name and password</w:t>
      </w:r>
      <w:r w:rsidR="006C3A4A">
        <w:t xml:space="preserve"> and then click Save.</w:t>
      </w:r>
    </w:p>
    <w:p w14:paraId="7E5CAB1C" w14:textId="32636D31" w:rsidR="00D77BA1" w:rsidRDefault="006C3A4A" w:rsidP="001666B7">
      <w:pPr>
        <w:pStyle w:val="MSBizSparkBodyCopy"/>
        <w:ind w:left="720"/>
        <w:rPr>
          <w:ins w:id="95" w:author="Author"/>
        </w:rPr>
      </w:pPr>
      <w:ins w:id="96" w:author="Author">
        <w:r>
          <w:rPr>
            <w:noProof/>
          </w:rPr>
          <w:drawing>
            <wp:inline distT="0" distB="0" distL="0" distR="0" wp14:anchorId="340132BB" wp14:editId="12E8C598">
              <wp:extent cx="3799086" cy="160202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9172" cy="1610499"/>
                      </a:xfrm>
                      <a:prstGeom prst="rect">
                        <a:avLst/>
                      </a:prstGeom>
                    </pic:spPr>
                  </pic:pic>
                </a:graphicData>
              </a:graphic>
            </wp:inline>
          </w:drawing>
        </w:r>
      </w:ins>
    </w:p>
    <w:p w14:paraId="72517E9E" w14:textId="77777777" w:rsidR="008F4A7A" w:rsidRDefault="008F4A7A" w:rsidP="001666B7">
      <w:pPr>
        <w:pStyle w:val="MSBizSparkBodyCopy"/>
        <w:ind w:left="720"/>
      </w:pPr>
    </w:p>
    <w:p w14:paraId="33AF253D" w14:textId="1E86B392" w:rsidR="00795256" w:rsidRDefault="00795256" w:rsidP="001666B7">
      <w:pPr>
        <w:pStyle w:val="MSBizSparkBodyCopy"/>
        <w:numPr>
          <w:ilvl w:val="0"/>
          <w:numId w:val="28"/>
        </w:numPr>
        <w:spacing w:line="360" w:lineRule="auto"/>
      </w:pPr>
      <w:r>
        <w:t xml:space="preserve">In the Web app blade, click Settings, and then click Properties. To publish, you'll push to a remote Git repository. The URL for the repository is listed under GIT URL. You'll use this URL later. </w:t>
      </w:r>
    </w:p>
    <w:p w14:paraId="09A8AB35" w14:textId="579CB410" w:rsidR="00D77BA1" w:rsidRDefault="009F1800" w:rsidP="00D77BA1">
      <w:pPr>
        <w:pStyle w:val="MSBizSparkBodyCopy"/>
        <w:ind w:left="504"/>
      </w:pPr>
      <w:ins w:id="97" w:author="Author">
        <w:r>
          <w:rPr>
            <w:noProof/>
          </w:rPr>
          <w:drawing>
            <wp:inline distT="0" distB="0" distL="0" distR="0" wp14:anchorId="58415275" wp14:editId="7E66CF25">
              <wp:extent cx="3277209" cy="1940066"/>
              <wp:effectExtent l="0" t="0" r="0"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6207" cy="1945393"/>
                      </a:xfrm>
                      <a:prstGeom prst="rect">
                        <a:avLst/>
                      </a:prstGeom>
                    </pic:spPr>
                  </pic:pic>
                </a:graphicData>
              </a:graphic>
            </wp:inline>
          </w:drawing>
        </w:r>
      </w:ins>
    </w:p>
    <w:p w14:paraId="6C50A81A" w14:textId="77777777" w:rsidR="00D77BA1" w:rsidRDefault="00D77BA1" w:rsidP="00D77BA1">
      <w:pPr>
        <w:pStyle w:val="MSBizSparkBodyCopy"/>
        <w:ind w:left="504"/>
      </w:pPr>
    </w:p>
    <w:p w14:paraId="61345F7D" w14:textId="77777777" w:rsidR="00795256" w:rsidRDefault="00795256" w:rsidP="001666B7">
      <w:pPr>
        <w:pStyle w:val="MSBizSparkBodyCopy"/>
        <w:spacing w:line="360" w:lineRule="auto"/>
        <w:ind w:left="432" w:hanging="288"/>
      </w:pPr>
      <w:r>
        <w:t>7.</w:t>
      </w:r>
      <w:r>
        <w:tab/>
        <w:t>To publish your project you should install Git.</w:t>
      </w:r>
    </w:p>
    <w:p w14:paraId="31401F72" w14:textId="77777777" w:rsidR="00795256" w:rsidRDefault="00795256" w:rsidP="001666B7">
      <w:pPr>
        <w:pStyle w:val="MSBizSparkBodyCopy"/>
        <w:spacing w:line="360" w:lineRule="auto"/>
        <w:ind w:left="432" w:hanging="288"/>
      </w:pPr>
      <w:r>
        <w:t>8.</w:t>
      </w:r>
      <w:r>
        <w:tab/>
        <w:t>From the command line, change directories to the project directory and enter the following command to initialize a local Git repository.</w:t>
      </w:r>
    </w:p>
    <w:p w14:paraId="04031483" w14:textId="4174FB0D" w:rsidR="00795256" w:rsidRPr="00D77BA1" w:rsidRDefault="00795256" w:rsidP="001666B7">
      <w:pPr>
        <w:pStyle w:val="MSBizSparkBodyCopy"/>
        <w:spacing w:line="360" w:lineRule="auto"/>
        <w:ind w:left="432"/>
        <w:rPr>
          <w:i/>
          <w:color w:val="2E74B5" w:themeColor="accent1" w:themeShade="BF"/>
          <w:sz w:val="16"/>
        </w:rPr>
      </w:pPr>
      <w:r w:rsidRPr="00D77BA1">
        <w:rPr>
          <w:i/>
          <w:color w:val="2E74B5" w:themeColor="accent1" w:themeShade="BF"/>
          <w:sz w:val="16"/>
        </w:rPr>
        <w:t>git init</w:t>
      </w:r>
    </w:p>
    <w:p w14:paraId="05368CA2" w14:textId="77777777" w:rsidR="00795256" w:rsidRDefault="00795256" w:rsidP="001666B7">
      <w:pPr>
        <w:pStyle w:val="MSBizSparkBodyCopy"/>
        <w:spacing w:line="360" w:lineRule="auto"/>
        <w:ind w:left="432" w:hanging="288"/>
      </w:pPr>
      <w:r>
        <w:t>9.</w:t>
      </w:r>
      <w:r>
        <w:tab/>
        <w:t>Use the following commands to add files to the repository:</w:t>
      </w:r>
    </w:p>
    <w:p w14:paraId="18BDC852" w14:textId="77777777" w:rsidR="00795256" w:rsidRPr="00D77BA1" w:rsidRDefault="00795256" w:rsidP="001666B7">
      <w:pPr>
        <w:pStyle w:val="MSBizSparkBodyCopy"/>
        <w:spacing w:line="360" w:lineRule="auto"/>
        <w:ind w:left="432"/>
        <w:rPr>
          <w:i/>
          <w:color w:val="2E74B5" w:themeColor="accent1" w:themeShade="BF"/>
          <w:sz w:val="16"/>
        </w:rPr>
      </w:pPr>
      <w:r w:rsidRPr="00D77BA1">
        <w:rPr>
          <w:i/>
          <w:color w:val="2E74B5" w:themeColor="accent1" w:themeShade="BF"/>
          <w:sz w:val="16"/>
        </w:rPr>
        <w:t>git add .</w:t>
      </w:r>
    </w:p>
    <w:p w14:paraId="43BA9E5F" w14:textId="77777777" w:rsidR="00795256" w:rsidRPr="00D77BA1" w:rsidRDefault="00795256" w:rsidP="001666B7">
      <w:pPr>
        <w:pStyle w:val="MSBizSparkBodyCopy"/>
        <w:spacing w:line="360" w:lineRule="auto"/>
        <w:ind w:left="432"/>
        <w:rPr>
          <w:i/>
          <w:color w:val="2E74B5" w:themeColor="accent1" w:themeShade="BF"/>
          <w:sz w:val="16"/>
        </w:rPr>
      </w:pPr>
      <w:r w:rsidRPr="00D77BA1">
        <w:rPr>
          <w:i/>
          <w:color w:val="2E74B5" w:themeColor="accent1" w:themeShade="BF"/>
          <w:sz w:val="16"/>
        </w:rPr>
        <w:t>git commit -m "initial commit"</w:t>
      </w:r>
    </w:p>
    <w:p w14:paraId="695A7F45" w14:textId="77777777" w:rsidR="00795256" w:rsidRDefault="00795256" w:rsidP="001666B7">
      <w:pPr>
        <w:pStyle w:val="MSBizSparkBodyCopy"/>
        <w:spacing w:line="360" w:lineRule="auto"/>
        <w:ind w:left="432" w:hanging="288"/>
      </w:pPr>
      <w:r>
        <w:t>10.</w:t>
      </w:r>
      <w:r>
        <w:tab/>
        <w:t>Add a Git remote for pushing updates to the web app that you created previously, by using the following command:</w:t>
      </w:r>
    </w:p>
    <w:p w14:paraId="4FD17553" w14:textId="77777777" w:rsidR="00795256" w:rsidRPr="00D77BA1" w:rsidRDefault="00795256" w:rsidP="001666B7">
      <w:pPr>
        <w:pStyle w:val="MSBizSparkBodyCopy"/>
        <w:spacing w:line="360" w:lineRule="auto"/>
        <w:ind w:left="432"/>
        <w:rPr>
          <w:i/>
          <w:color w:val="2E74B5" w:themeColor="accent1" w:themeShade="BF"/>
          <w:sz w:val="16"/>
        </w:rPr>
      </w:pPr>
      <w:r w:rsidRPr="00D77BA1">
        <w:rPr>
          <w:i/>
          <w:color w:val="2E74B5" w:themeColor="accent1" w:themeShade="BF"/>
          <w:sz w:val="16"/>
        </w:rPr>
        <w:t>git remote add azure [URL for remote repository]</w:t>
      </w:r>
    </w:p>
    <w:p w14:paraId="318EC346" w14:textId="77777777" w:rsidR="00795256" w:rsidRDefault="00795256" w:rsidP="001666B7">
      <w:pPr>
        <w:pStyle w:val="MSBizSparkBodyCopy"/>
        <w:spacing w:line="360" w:lineRule="auto"/>
        <w:ind w:left="432" w:hanging="288"/>
      </w:pPr>
      <w:r>
        <w:t>11.</w:t>
      </w:r>
      <w:r>
        <w:tab/>
        <w:t>Push your changes to Azure by using the following command:</w:t>
      </w:r>
    </w:p>
    <w:p w14:paraId="4CE63144" w14:textId="77777777" w:rsidR="00795256" w:rsidRPr="00D77BA1" w:rsidRDefault="00795256" w:rsidP="001666B7">
      <w:pPr>
        <w:pStyle w:val="MSBizSparkBodyCopy"/>
        <w:spacing w:line="360" w:lineRule="auto"/>
        <w:ind w:left="432"/>
        <w:rPr>
          <w:i/>
          <w:color w:val="2E74B5" w:themeColor="accent1" w:themeShade="BF"/>
          <w:sz w:val="16"/>
        </w:rPr>
      </w:pPr>
      <w:r w:rsidRPr="00D77BA1">
        <w:rPr>
          <w:i/>
          <w:color w:val="2E74B5" w:themeColor="accent1" w:themeShade="BF"/>
          <w:sz w:val="16"/>
        </w:rPr>
        <w:t>git push azure master</w:t>
      </w:r>
    </w:p>
    <w:p w14:paraId="35FCD991" w14:textId="77777777" w:rsidR="00795256" w:rsidRDefault="00795256" w:rsidP="001666B7">
      <w:pPr>
        <w:pStyle w:val="MSBizSparkBodyCopy"/>
        <w:spacing w:line="360" w:lineRule="auto"/>
        <w:ind w:left="432"/>
      </w:pPr>
      <w:r>
        <w:t>You are prompted for the password that you created earlier.</w:t>
      </w:r>
    </w:p>
    <w:p w14:paraId="40335DAD" w14:textId="0FB5E2CC" w:rsidR="00795256" w:rsidRDefault="00795256" w:rsidP="001666B7">
      <w:pPr>
        <w:pStyle w:val="MSBizSparkBodyCopy"/>
        <w:spacing w:line="360" w:lineRule="auto"/>
        <w:ind w:left="432" w:hanging="288"/>
      </w:pPr>
      <w:r>
        <w:lastRenderedPageBreak/>
        <w:t>12.</w:t>
      </w:r>
      <w:r>
        <w:tab/>
        <w:t xml:space="preserve">To view your app, click the Browse button on the Web App part in the Azure portal. </w:t>
      </w:r>
    </w:p>
    <w:p w14:paraId="4FCA7829" w14:textId="30A3A927" w:rsidR="00D77BA1" w:rsidRDefault="009F1800" w:rsidP="00D77BA1">
      <w:pPr>
        <w:pStyle w:val="MSBizSparkBodyCopy"/>
        <w:ind w:left="720" w:hanging="288"/>
        <w:rPr>
          <w:ins w:id="98" w:author="Author"/>
        </w:rPr>
      </w:pPr>
      <w:ins w:id="99" w:author="Author">
        <w:r>
          <w:rPr>
            <w:noProof/>
          </w:rPr>
          <w:drawing>
            <wp:inline distT="0" distB="0" distL="0" distR="0" wp14:anchorId="1AE6AAF8" wp14:editId="0015024A">
              <wp:extent cx="2894277" cy="1024128"/>
              <wp:effectExtent l="0" t="0" r="190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6506" cy="1063840"/>
                      </a:xfrm>
                      <a:prstGeom prst="rect">
                        <a:avLst/>
                      </a:prstGeom>
                    </pic:spPr>
                  </pic:pic>
                </a:graphicData>
              </a:graphic>
            </wp:inline>
          </w:drawing>
        </w:r>
      </w:ins>
    </w:p>
    <w:p w14:paraId="119D1117" w14:textId="77777777" w:rsidR="008F4A7A" w:rsidRDefault="008F4A7A" w:rsidP="00D77BA1">
      <w:pPr>
        <w:pStyle w:val="MSBizSparkBodyCopy"/>
        <w:ind w:left="720" w:hanging="288"/>
      </w:pPr>
    </w:p>
    <w:p w14:paraId="0D9D9310" w14:textId="123A911C" w:rsidR="00795256" w:rsidRPr="00642B15" w:rsidRDefault="00642B15" w:rsidP="00642B15">
      <w:pPr>
        <w:pStyle w:val="MSBizSparkSubhead"/>
      </w:pPr>
      <w:r>
        <w:t>SUMMARY</w:t>
      </w:r>
    </w:p>
    <w:p w14:paraId="711F7EC9" w14:textId="2DD4218A" w:rsidR="00795256" w:rsidRDefault="00795256" w:rsidP="00795256">
      <w:pPr>
        <w:pStyle w:val="MSBizSparkBodyCopy"/>
      </w:pPr>
      <w:r>
        <w:t xml:space="preserve">So we created auto scalable containers cluster to perform heavy computational tasks in Azure cloud environment. This sample is universal and can be really helpful for startups using Azure as they grow and need scalability becomes top priority. It is independent from any specific calculation and can be applied to any business areas required computational resources. Also we demonstrated instantiation of tasks, communication with docker containers from Node.js web site. The documents </w:t>
      </w:r>
      <w:r w:rsidR="00642B15">
        <w:t>contain</w:t>
      </w:r>
      <w:r>
        <w:t xml:space="preserve"> all necessary code to run this sample, but at the same time full source code tree is attached for references.</w:t>
      </w:r>
    </w:p>
    <w:p w14:paraId="604FEB24" w14:textId="77777777" w:rsidR="00795256" w:rsidRDefault="00795256" w:rsidP="00795256">
      <w:pPr>
        <w:pStyle w:val="MSBizSparkBodyCopy"/>
      </w:pPr>
    </w:p>
    <w:p w14:paraId="74FCA34F" w14:textId="77777777" w:rsidR="00795256" w:rsidRDefault="00795256" w:rsidP="00795256">
      <w:pPr>
        <w:pStyle w:val="MSBizSparkBodyCopy"/>
      </w:pPr>
    </w:p>
    <w:p w14:paraId="1B1208BC" w14:textId="77777777" w:rsidR="00795256" w:rsidRDefault="00795256" w:rsidP="00795256">
      <w:pPr>
        <w:pStyle w:val="MSBizSparkBodyCopy"/>
      </w:pPr>
    </w:p>
    <w:p w14:paraId="67FDB9BD" w14:textId="77777777" w:rsidR="00795256" w:rsidRPr="00685702" w:rsidRDefault="00795256" w:rsidP="00795256">
      <w:pPr>
        <w:pStyle w:val="MSBizSparkBodyCopy"/>
      </w:pPr>
    </w:p>
    <w:p w14:paraId="72F62176" w14:textId="1FA2D70D" w:rsidR="00E56C25" w:rsidRDefault="00E56C25">
      <w:pPr>
        <w:rPr>
          <w:ins w:id="100" w:author="Author"/>
        </w:rPr>
      </w:pPr>
      <w:ins w:id="101" w:author="Author">
        <w:r>
          <w:br w:type="page"/>
        </w:r>
      </w:ins>
    </w:p>
    <w:p w14:paraId="4520E277" w14:textId="315B8C5F" w:rsidR="004A4E42" w:rsidRDefault="00E56C25" w:rsidP="00166305">
      <w:pPr>
        <w:jc w:val="both"/>
        <w:rPr>
          <w:ins w:id="102" w:author="Author"/>
        </w:rPr>
      </w:pPr>
      <w:ins w:id="103" w:author="Author">
        <w:r>
          <w:lastRenderedPageBreak/>
          <w:t>Addys Notes:</w:t>
        </w:r>
      </w:ins>
    </w:p>
    <w:p w14:paraId="199CD9C8" w14:textId="02017FFF" w:rsidR="00E56C25" w:rsidRDefault="00E56C25" w:rsidP="00AB2484">
      <w:pPr>
        <w:pStyle w:val="ListParagraph"/>
        <w:numPr>
          <w:ilvl w:val="0"/>
          <w:numId w:val="33"/>
        </w:numPr>
        <w:jc w:val="both"/>
        <w:rPr>
          <w:ins w:id="104" w:author="Author"/>
        </w:rPr>
        <w:pPrChange w:id="105" w:author="Author">
          <w:pPr>
            <w:jc w:val="both"/>
          </w:pPr>
        </w:pPrChange>
      </w:pPr>
      <w:ins w:id="106" w:author="Author">
        <w:r>
          <w:t>The docker deployment failed with:</w:t>
        </w:r>
      </w:ins>
    </w:p>
    <w:p w14:paraId="442607AE" w14:textId="75EE828A" w:rsidR="00E56C25" w:rsidRDefault="00E56C25" w:rsidP="00AB2484">
      <w:pPr>
        <w:ind w:left="360"/>
        <w:jc w:val="both"/>
        <w:rPr>
          <w:ins w:id="107" w:author="Author"/>
        </w:rPr>
        <w:pPrChange w:id="108" w:author="Author">
          <w:pPr>
            <w:jc w:val="both"/>
          </w:pPr>
        </w:pPrChange>
      </w:pPr>
      <w:ins w:id="109" w:author="Author">
        <w:r>
          <w:rPr>
            <w:noProof/>
          </w:rPr>
          <w:drawing>
            <wp:inline distT="0" distB="0" distL="0" distR="0" wp14:anchorId="17C3EB31" wp14:editId="4541EF10">
              <wp:extent cx="3259494" cy="55075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62032" cy="5511856"/>
                      </a:xfrm>
                      <a:prstGeom prst="rect">
                        <a:avLst/>
                      </a:prstGeom>
                    </pic:spPr>
                  </pic:pic>
                </a:graphicData>
              </a:graphic>
            </wp:inline>
          </w:drawing>
        </w:r>
      </w:ins>
    </w:p>
    <w:p w14:paraId="6088F8EC" w14:textId="145CB21A" w:rsidR="00E56C25" w:rsidRPr="00685702" w:rsidRDefault="00E56C25" w:rsidP="00AB2484">
      <w:pPr>
        <w:ind w:left="360"/>
        <w:jc w:val="both"/>
        <w:pPrChange w:id="110" w:author="Author">
          <w:pPr>
            <w:jc w:val="both"/>
          </w:pPr>
        </w:pPrChange>
      </w:pPr>
      <w:ins w:id="111" w:author="Author">
        <w:r>
          <w:t>See the status message which reports “The Subscription is not registered to use namespace XXXX” for a few different namespaces.  I worked around that by first creating a redis container through the portal (“+” -&gt; “Container Apps” -&gt; “redis”).  That succeeded and apparently took care of all the required registrations along the way.</w:t>
        </w:r>
        <w:r w:rsidR="00365FC2">
          <w:t xml:space="preserve">  I would expect this to be fixed sometime during the docker orchestration beta, but might be worth mentioning in this document</w:t>
        </w:r>
        <w:r w:rsidR="00D0576C">
          <w:t>, similar to what you did with the Virtual Machine Scale Sets API.</w:t>
        </w:r>
      </w:ins>
    </w:p>
    <w:sectPr w:rsidR="00E56C25" w:rsidRPr="00685702" w:rsidSect="004A78DD">
      <w:footerReference w:type="default" r:id="rId63"/>
      <w:headerReference w:type="first" r:id="rId64"/>
      <w:footerReference w:type="first" r:id="rId65"/>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uthor" w:initials="A">
    <w:p w14:paraId="0D8AED58" w14:textId="7044F405" w:rsidR="00364005" w:rsidRDefault="00364005" w:rsidP="0022364B">
      <w:pPr>
        <w:pStyle w:val="CommentText"/>
      </w:pPr>
      <w:r>
        <w:rPr>
          <w:rStyle w:val="CommentReference"/>
        </w:rPr>
        <w:annotationRef/>
      </w:r>
      <w:r>
        <w:t>The entire body of the tutorial is under “Creating an environment”.   I would break it into 2-3 more detailed sections.  Or rename it into something more general.</w:t>
      </w:r>
    </w:p>
  </w:comment>
  <w:comment w:id="7" w:author="Author" w:initials="A">
    <w:p w14:paraId="5AAC3239" w14:textId="59A9FEC7" w:rsidR="00364005" w:rsidRDefault="00364005" w:rsidP="00365FC2">
      <w:pPr>
        <w:pStyle w:val="CommentText"/>
      </w:pPr>
      <w:bookmarkStart w:id="9" w:name="_GoBack"/>
      <w:bookmarkEnd w:id="9"/>
      <w:r>
        <w:t>This is important information, but r</w:t>
      </w:r>
      <w:r>
        <w:rPr>
          <w:rStyle w:val="CommentReference"/>
        </w:rPr>
        <w:annotationRef/>
      </w:r>
      <w:r>
        <w:t>elative to the goals &amp; flow of the doc it is a distraction to branch off into the actual key generation process now.  (ie not ideal that the first step of the docker tutorial branches into a 10 minute read/install/run process for keys). To streamline, it might be worth also providing shortcuts such as links to online RSA generatiors (</w:t>
      </w:r>
      <w:hyperlink r:id="rId1" w:history="1">
        <w:r w:rsidRPr="000E6703">
          <w:rPr>
            <w:rStyle w:val="Hyperlink"/>
          </w:rPr>
          <w:t>http://generator.my-addr.com/generate_ssh_public_rsa_key-private_rsa_key-ssh_pair_online_tool.php</w:t>
        </w:r>
      </w:hyperlink>
      <w:r>
        <w:t xml:space="preserve"> ) or include a ready-to-use RSA key together with the sample code.   </w:t>
      </w:r>
    </w:p>
  </w:comment>
  <w:comment w:id="8" w:author="Author" w:initials="A">
    <w:p w14:paraId="0712B2CF" w14:textId="20A41632" w:rsidR="00364005" w:rsidRDefault="00364005">
      <w:pPr>
        <w:pStyle w:val="CommentText"/>
      </w:pPr>
      <w:r>
        <w:rPr>
          <w:rStyle w:val="CommentReference"/>
        </w:rPr>
        <w:annotationRef/>
      </w:r>
      <w:r>
        <w:t>I added a set of key files in the source code tree.</w:t>
      </w:r>
    </w:p>
  </w:comment>
  <w:comment w:id="21" w:author="Author" w:initials="A">
    <w:p w14:paraId="26E4E120" w14:textId="65AED9CD" w:rsidR="00364005" w:rsidRDefault="00364005" w:rsidP="00623BFA">
      <w:pPr>
        <w:pStyle w:val="CommentText"/>
      </w:pPr>
      <w:r>
        <w:rPr>
          <w:rStyle w:val="CommentReference"/>
        </w:rPr>
        <w:annotationRef/>
      </w:r>
      <w:r>
        <w:t xml:space="preserve">Do we know what is the minimal required VM size?  The default is Standard_D2, could we also use an A series? </w:t>
      </w:r>
    </w:p>
  </w:comment>
  <w:comment w:id="22" w:author="Author" w:initials="A">
    <w:p w14:paraId="51F431BD" w14:textId="1307003B" w:rsidR="00364005" w:rsidRDefault="00364005">
      <w:pPr>
        <w:pStyle w:val="CommentText"/>
      </w:pPr>
      <w:r>
        <w:rPr>
          <w:rStyle w:val="CommentReference"/>
        </w:rPr>
        <w:annotationRef/>
      </w:r>
      <w:r>
        <w:t>There is no minimal requirements. In our lab we used the entry level A0 without any issues.</w:t>
      </w:r>
    </w:p>
  </w:comment>
  <w:comment w:id="23" w:author="Author" w:initials="A">
    <w:p w14:paraId="06EE491B" w14:textId="4C5CD1DB" w:rsidR="00364005" w:rsidRDefault="00364005">
      <w:pPr>
        <w:pStyle w:val="CommentText"/>
      </w:pPr>
      <w:r>
        <w:rPr>
          <w:rStyle w:val="CommentReference"/>
        </w:rPr>
        <w:annotationRef/>
      </w:r>
      <w:r>
        <w:t>MasterCount=1?  It isn’t shown in the screenshot</w:t>
      </w:r>
    </w:p>
  </w:comment>
  <w:comment w:id="24" w:author="Author" w:initials="A">
    <w:p w14:paraId="16FC4AB2" w14:textId="21EC24B1" w:rsidR="00364005" w:rsidRDefault="00364005">
      <w:pPr>
        <w:pStyle w:val="CommentText"/>
      </w:pPr>
      <w:r>
        <w:rPr>
          <w:rStyle w:val="CommentReference"/>
        </w:rPr>
        <w:annotationRef/>
      </w:r>
      <w:r>
        <w:t>I used 1. The screenshot is fixed.</w:t>
      </w:r>
    </w:p>
  </w:comment>
  <w:comment w:id="27" w:author="Author" w:initials="A">
    <w:p w14:paraId="04E9A3D2" w14:textId="177A0111" w:rsidR="00364005" w:rsidRDefault="00364005" w:rsidP="00D0576C">
      <w:pPr>
        <w:pStyle w:val="CommentText"/>
      </w:pPr>
      <w:r>
        <w:rPr>
          <w:rStyle w:val="CommentReference"/>
        </w:rPr>
        <w:annotationRef/>
      </w:r>
      <w:bookmarkStart w:id="29" w:name="OLE_LINK5"/>
      <w:bookmarkStart w:id="30" w:name="OLE_LINK6"/>
      <w:r>
        <w:t>This step failed for me</w:t>
      </w:r>
      <w:bookmarkEnd w:id="29"/>
      <w:bookmarkEnd w:id="30"/>
      <w:r>
        <w:t>, see my notes at the end of the document for more details</w:t>
      </w:r>
    </w:p>
  </w:comment>
  <w:comment w:id="28" w:author="Author" w:initials="A">
    <w:p w14:paraId="286FFF7E" w14:textId="0DD491E2" w:rsidR="00364005" w:rsidRDefault="00364005">
      <w:pPr>
        <w:pStyle w:val="CommentText"/>
      </w:pPr>
      <w:r>
        <w:rPr>
          <w:rStyle w:val="CommentReference"/>
        </w:rPr>
        <w:annotationRef/>
      </w:r>
      <w:hyperlink r:id="rId2" w:history="1">
        <w:r w:rsidRPr="00F231F1">
          <w:rPr>
            <w:rStyle w:val="Hyperlink"/>
          </w:rPr>
          <w:t>https://github.com/Azure/azure-quickstart-templates/blob/master/101-acs-mesos/docs/CommonIssues.md</w:t>
        </w:r>
      </w:hyperlink>
      <w:r>
        <w:t xml:space="preserve"> covers your case. I added a NOTE for the first step.</w:t>
      </w:r>
    </w:p>
  </w:comment>
  <w:comment w:id="32" w:author="Author" w:initials="A">
    <w:p w14:paraId="3E87B4EE" w14:textId="59B8054E" w:rsidR="00364005" w:rsidRDefault="00364005" w:rsidP="00D0576C">
      <w:pPr>
        <w:pStyle w:val="CommentText"/>
      </w:pPr>
      <w:r>
        <w:rPr>
          <w:rStyle w:val="CommentReference"/>
        </w:rPr>
        <w:annotationRef/>
      </w:r>
      <w:r>
        <w:t>Worth noting explicitly that it should be in the same resource group as the docker cluster?</w:t>
      </w:r>
    </w:p>
  </w:comment>
  <w:comment w:id="33" w:author="Author" w:initials="A">
    <w:p w14:paraId="7B486A2C" w14:textId="39D02997" w:rsidR="00364005" w:rsidRDefault="00364005">
      <w:pPr>
        <w:pStyle w:val="CommentText"/>
      </w:pPr>
      <w:r>
        <w:rPr>
          <w:rStyle w:val="CommentReference"/>
        </w:rPr>
        <w:annotationRef/>
      </w:r>
      <w:r>
        <w:t>Really there is no any limitation, but keeping all together is the reason only.</w:t>
      </w:r>
    </w:p>
  </w:comment>
  <w:comment w:id="40" w:author="Author" w:initials="A">
    <w:p w14:paraId="7FA08C0D" w14:textId="0ED03D33" w:rsidR="00364005" w:rsidRDefault="00364005" w:rsidP="003F7BA3">
      <w:pPr>
        <w:pStyle w:val="CommentText"/>
      </w:pPr>
      <w:r>
        <w:rPr>
          <w:rStyle w:val="CommentReference"/>
        </w:rPr>
        <w:annotationRef/>
      </w:r>
      <w:r>
        <w:t>Maybe add a quick summary before continuing –something like “</w:t>
      </w:r>
      <w:bookmarkStart w:id="42" w:name="OLE_LINK14"/>
      <w:bookmarkStart w:id="43" w:name="OLE_LINK15"/>
      <w:bookmarkStart w:id="44" w:name="OLE_LINK16"/>
      <w:r>
        <w:t>At this point we have a fully functional docker swarm which is running on a single VM instance.  This topology will allow us to spin up as many docker instances as the resources of the VM can handle.  Now, in order to scale beyond the limit of a single VM, we will configure auto-scaling</w:t>
      </w:r>
      <w:bookmarkEnd w:id="42"/>
      <w:bookmarkEnd w:id="43"/>
      <w:bookmarkEnd w:id="44"/>
      <w:r>
        <w:t xml:space="preserve">”  </w:t>
      </w:r>
    </w:p>
  </w:comment>
  <w:comment w:id="41" w:author="Author" w:initials="A">
    <w:p w14:paraId="0D67E6A7" w14:textId="481C7125" w:rsidR="00364005" w:rsidRDefault="00364005">
      <w:pPr>
        <w:pStyle w:val="CommentText"/>
      </w:pPr>
      <w:r>
        <w:rPr>
          <w:rStyle w:val="CommentReference"/>
        </w:rPr>
        <w:annotationRef/>
      </w:r>
      <w:r>
        <w:t>Agreed. I copied your proposal.</w:t>
      </w:r>
    </w:p>
  </w:comment>
  <w:comment w:id="45" w:author="Author" w:initials="A">
    <w:p w14:paraId="62089DF4" w14:textId="77777777" w:rsidR="00364005" w:rsidRDefault="00364005">
      <w:pPr>
        <w:pStyle w:val="CommentText"/>
      </w:pPr>
      <w:r>
        <w:rPr>
          <w:rStyle w:val="CommentReference"/>
        </w:rPr>
        <w:annotationRef/>
      </w:r>
      <w:r>
        <w:t>This cmd must be preceded by ‘</w:t>
      </w:r>
      <w:r w:rsidRPr="003F7BA3">
        <w:t>azure config mode arm</w:t>
      </w:r>
      <w:r>
        <w:t xml:space="preserve">’ !! Took me a while to find that </w:t>
      </w:r>
      <w:r>
        <w:sym w:font="Wingdings" w:char="F04A"/>
      </w:r>
    </w:p>
    <w:p w14:paraId="7FFF910C" w14:textId="125500B3" w:rsidR="00364005" w:rsidRDefault="00364005">
      <w:pPr>
        <w:pStyle w:val="CommentText"/>
      </w:pPr>
    </w:p>
  </w:comment>
  <w:comment w:id="46" w:author="Author" w:initials="A">
    <w:p w14:paraId="2857C2C3" w14:textId="19325039" w:rsidR="00364005" w:rsidRDefault="00364005">
      <w:pPr>
        <w:pStyle w:val="CommentText"/>
      </w:pPr>
      <w:r>
        <w:rPr>
          <w:rStyle w:val="CommentReference"/>
        </w:rPr>
        <w:annotationRef/>
      </w:r>
      <w:r>
        <w:t>The documentation I used as a source does not contain more details about.</w:t>
      </w:r>
    </w:p>
  </w:comment>
  <w:comment w:id="61" w:author="Author" w:initials="A">
    <w:p w14:paraId="4DB79288" w14:textId="47EB9CB5" w:rsidR="00364005" w:rsidRDefault="00364005" w:rsidP="00A72A0F">
      <w:pPr>
        <w:pStyle w:val="CommentText"/>
      </w:pPr>
      <w:r>
        <w:rPr>
          <w:rStyle w:val="CommentReference"/>
        </w:rPr>
        <w:annotationRef/>
      </w:r>
      <w:r>
        <w:t xml:space="preserve">I don’t get along with VI, isn’t it simpler to do cat &gt; Dockerfile, paste, Cntl-D to exit? </w:t>
      </w:r>
    </w:p>
    <w:p w14:paraId="34E7AA64" w14:textId="77777777" w:rsidR="00364005" w:rsidRDefault="00364005" w:rsidP="00A72A0F">
      <w:pPr>
        <w:pStyle w:val="CommentText"/>
      </w:pPr>
    </w:p>
    <w:p w14:paraId="3680819D" w14:textId="5E6004D7" w:rsidR="00364005" w:rsidRDefault="00364005" w:rsidP="00A72A0F">
      <w:pPr>
        <w:pStyle w:val="CommentText"/>
      </w:pPr>
      <w:r>
        <w:t>..but I’m not a linux guy so ignore me if vi is more common practice than cat.</w:t>
      </w:r>
    </w:p>
  </w:comment>
  <w:comment w:id="62" w:author="Author" w:initials="A">
    <w:p w14:paraId="02102D28" w14:textId="565DC8C6" w:rsidR="00873D6D" w:rsidRDefault="00873D6D">
      <w:pPr>
        <w:pStyle w:val="CommentText"/>
      </w:pPr>
      <w:r>
        <w:rPr>
          <w:rStyle w:val="CommentReference"/>
        </w:rPr>
        <w:annotationRef/>
      </w:r>
      <w:r>
        <w:t xml:space="preserve">vi is pretty common tool in linux world, should be  no issues at all, because anybody understand what is going on and can use their    favorite text editor </w:t>
      </w:r>
    </w:p>
  </w:comment>
  <w:comment w:id="63" w:author="Author" w:initials="A">
    <w:p w14:paraId="24392316" w14:textId="77777777" w:rsidR="00364005" w:rsidRDefault="00364005" w:rsidP="00DE319D">
      <w:pPr>
        <w:pStyle w:val="CommentText"/>
      </w:pPr>
      <w:r>
        <w:rPr>
          <w:rStyle w:val="CommentReference"/>
        </w:rPr>
        <w:annotationRef/>
      </w:r>
      <w:r>
        <w:t xml:space="preserve">Mention than the “YourDockerHubLogin” should be replaced with your DockerHub login </w:t>
      </w:r>
      <w:r>
        <w:sym w:font="Wingdings" w:char="F04A"/>
      </w:r>
      <w:r>
        <w:t xml:space="preserve"> people might not read the actual path value…?</w:t>
      </w:r>
    </w:p>
  </w:comment>
  <w:comment w:id="64" w:author="Author" w:initials="A">
    <w:p w14:paraId="3F03D62A" w14:textId="77777777" w:rsidR="00364005" w:rsidRDefault="00364005" w:rsidP="00DE319D">
      <w:pPr>
        <w:pStyle w:val="CommentText"/>
      </w:pPr>
      <w:r>
        <w:rPr>
          <w:rStyle w:val="CommentReference"/>
        </w:rPr>
        <w:annotationRef/>
      </w:r>
      <w:r>
        <w:t>Sure. Fixed</w:t>
      </w:r>
    </w:p>
  </w:comment>
  <w:comment w:id="70" w:author="Author" w:initials="A">
    <w:p w14:paraId="653A14FD" w14:textId="420B7C97" w:rsidR="00364005" w:rsidRDefault="00364005">
      <w:pPr>
        <w:pStyle w:val="CommentText"/>
      </w:pPr>
      <w:r>
        <w:rPr>
          <w:rStyle w:val="CommentReference"/>
        </w:rPr>
        <w:annotationRef/>
      </w:r>
      <w:r>
        <w:t>Did you explain anywhere how to find this?</w:t>
      </w:r>
    </w:p>
  </w:comment>
  <w:comment w:id="71" w:author="Author" w:initials="A">
    <w:p w14:paraId="0D6B1783" w14:textId="04095306" w:rsidR="00364005" w:rsidRDefault="00364005">
      <w:pPr>
        <w:pStyle w:val="CommentText"/>
      </w:pPr>
      <w:r>
        <w:rPr>
          <w:rStyle w:val="CommentReference"/>
        </w:rPr>
        <w:annotationRef/>
      </w:r>
      <w:r>
        <w:t>The document is extended with details.</w:t>
      </w:r>
    </w:p>
  </w:comment>
  <w:comment w:id="84" w:author="Author" w:initials="A">
    <w:p w14:paraId="2F3D09B3" w14:textId="67409AD3" w:rsidR="00364005" w:rsidRDefault="00364005" w:rsidP="00A72A0F">
      <w:pPr>
        <w:pStyle w:val="CommentText"/>
      </w:pPr>
      <w:r>
        <w:rPr>
          <w:rStyle w:val="CommentReference"/>
        </w:rPr>
        <w:annotationRef/>
      </w:r>
      <w:r>
        <w:t>These instructions need to be referenced from the section with docker command line which expects the storage key</w:t>
      </w:r>
    </w:p>
  </w:comment>
  <w:comment w:id="85" w:author="Author" w:initials="A">
    <w:p w14:paraId="3714DD95" w14:textId="0A18D100" w:rsidR="00364005" w:rsidRDefault="00364005">
      <w:pPr>
        <w:pStyle w:val="CommentText"/>
      </w:pPr>
      <w:r>
        <w:rPr>
          <w:rStyle w:val="CommentReference"/>
        </w:rPr>
        <w:annotationRef/>
      </w:r>
      <w:r>
        <w:t xml:space="preserve">How??  Would be nice to have been told to do this earlier so it would be ready now </w:t>
      </w:r>
      <w:r>
        <w:sym w:font="Wingdings" w:char="F04A"/>
      </w:r>
    </w:p>
  </w:comment>
  <w:comment w:id="86" w:author="Author" w:initials="A">
    <w:p w14:paraId="53A9A996" w14:textId="3743D285" w:rsidR="00364005" w:rsidRDefault="00364005">
      <w:pPr>
        <w:pStyle w:val="CommentText"/>
      </w:pPr>
      <w:r>
        <w:rPr>
          <w:rStyle w:val="CommentReference"/>
        </w:rPr>
        <w:annotationRef/>
      </w:r>
      <w:r>
        <w:t>Star or Start?  If Start then fix here and all references</w:t>
      </w:r>
    </w:p>
  </w:comment>
  <w:comment w:id="88" w:author="Author" w:initials="A">
    <w:p w14:paraId="7D6A3DB9" w14:textId="201D5028" w:rsidR="00364005" w:rsidRDefault="00364005">
      <w:pPr>
        <w:pStyle w:val="CommentText"/>
      </w:pPr>
      <w:r>
        <w:rPr>
          <w:rStyle w:val="CommentReference"/>
        </w:rPr>
        <w:annotationRef/>
      </w:r>
      <w:r>
        <w:t>Is this part of the file or a comment in the doc?</w:t>
      </w:r>
    </w:p>
  </w:comment>
  <w:comment w:id="89" w:author="Author" w:initials="A">
    <w:p w14:paraId="46F3FCBA" w14:textId="531A2384" w:rsidR="00364005" w:rsidRDefault="00364005">
      <w:pPr>
        <w:pStyle w:val="CommentText"/>
      </w:pPr>
      <w:r>
        <w:rPr>
          <w:rStyle w:val="CommentReference"/>
        </w:rPr>
        <w:annotationRef/>
      </w:r>
      <w:r>
        <w:t>How?</w:t>
      </w:r>
    </w:p>
  </w:comment>
  <w:comment w:id="91" w:author="Author" w:initials="A">
    <w:p w14:paraId="7B2A9447" w14:textId="5E1DF964" w:rsidR="00364005" w:rsidRDefault="00364005" w:rsidP="008C11A8">
      <w:pPr>
        <w:pStyle w:val="CommentText"/>
      </w:pPr>
      <w:r>
        <w:rPr>
          <w:rStyle w:val="CommentReference"/>
        </w:rPr>
        <w:annotationRef/>
      </w:r>
      <w:r>
        <w:t>Any chance that they changed the name?  When I was looking it was named “Deployment Source”</w:t>
      </w:r>
    </w:p>
  </w:comment>
  <w:comment w:id="92" w:author="Author" w:initials="A">
    <w:p w14:paraId="3468E6AB" w14:textId="35AC2913" w:rsidR="00364005" w:rsidRDefault="00364005">
      <w:pPr>
        <w:pStyle w:val="CommentText"/>
      </w:pPr>
      <w:r>
        <w:rPr>
          <w:rStyle w:val="CommentReference"/>
        </w:rPr>
        <w:annotationRef/>
      </w:r>
      <w:r>
        <w:t xml:space="preserve">Azure portal is </w:t>
      </w:r>
      <w:r w:rsidR="003A4535">
        <w:t xml:space="preserve">being </w:t>
      </w:r>
      <w:r>
        <w:t>changed frequently. Here was an example))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8AED58" w15:done="0"/>
  <w15:commentEx w15:paraId="5AAC3239" w15:done="0"/>
  <w15:commentEx w15:paraId="0712B2CF" w15:paraIdParent="5AAC3239" w15:done="0"/>
  <w15:commentEx w15:paraId="26E4E120" w15:done="0"/>
  <w15:commentEx w15:paraId="51F431BD" w15:paraIdParent="26E4E120" w15:done="0"/>
  <w15:commentEx w15:paraId="06EE491B" w15:done="0"/>
  <w15:commentEx w15:paraId="16FC4AB2" w15:paraIdParent="06EE491B" w15:done="0"/>
  <w15:commentEx w15:paraId="04E9A3D2" w15:done="0"/>
  <w15:commentEx w15:paraId="286FFF7E" w15:paraIdParent="04E9A3D2" w15:done="0"/>
  <w15:commentEx w15:paraId="3E87B4EE" w15:done="0"/>
  <w15:commentEx w15:paraId="7B486A2C" w15:paraIdParent="3E87B4EE" w15:done="0"/>
  <w15:commentEx w15:paraId="7FA08C0D" w15:done="0"/>
  <w15:commentEx w15:paraId="0D67E6A7" w15:paraIdParent="7FA08C0D" w15:done="0"/>
  <w15:commentEx w15:paraId="7FFF910C" w15:done="0"/>
  <w15:commentEx w15:paraId="2857C2C3" w15:paraIdParent="7FFF910C" w15:done="0"/>
  <w15:commentEx w15:paraId="3680819D" w15:done="0"/>
  <w15:commentEx w15:paraId="02102D28" w15:paraIdParent="3680819D" w15:done="0"/>
  <w15:commentEx w15:paraId="24392316" w15:done="0"/>
  <w15:commentEx w15:paraId="3F03D62A" w15:paraIdParent="24392316" w15:done="0"/>
  <w15:commentEx w15:paraId="653A14FD" w15:done="0"/>
  <w15:commentEx w15:paraId="0D6B1783" w15:paraIdParent="653A14FD" w15:done="0"/>
  <w15:commentEx w15:paraId="2F3D09B3" w15:done="0"/>
  <w15:commentEx w15:paraId="3714DD95" w15:done="0"/>
  <w15:commentEx w15:paraId="53A9A996" w15:done="0"/>
  <w15:commentEx w15:paraId="7D6A3DB9" w15:done="0"/>
  <w15:commentEx w15:paraId="46F3FCBA" w15:done="0"/>
  <w15:commentEx w15:paraId="7B2A9447" w15:done="0"/>
  <w15:commentEx w15:paraId="3468E6AB" w15:paraIdParent="7B2A944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AB2533" w14:textId="77777777" w:rsidR="00D374F1" w:rsidRDefault="00D374F1" w:rsidP="001D16B1">
      <w:pPr>
        <w:spacing w:after="0" w:line="240" w:lineRule="auto"/>
      </w:pPr>
      <w:r>
        <w:separator/>
      </w:r>
    </w:p>
  </w:endnote>
  <w:endnote w:type="continuationSeparator" w:id="0">
    <w:p w14:paraId="36DF4609" w14:textId="77777777" w:rsidR="00D374F1" w:rsidRDefault="00D374F1" w:rsidP="001D1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Light">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Proxima Nova">
    <w:altName w:val="Times New Roman"/>
    <w:charset w:val="00"/>
    <w:family w:val="auto"/>
    <w:pitch w:val="default"/>
  </w:font>
  <w:font w:name="Calibri Light">
    <w:panose1 w:val="020F0302020204030204"/>
    <w:charset w:val="CC"/>
    <w:family w:val="swiss"/>
    <w:pitch w:val="variable"/>
    <w:sig w:usb0="A00002EF" w:usb1="4000207B" w:usb2="00000000" w:usb3="00000000" w:csb0="0000019F" w:csb1="00000000"/>
  </w:font>
  <w:font w:name="Segoe UI Semibold">
    <w:panose1 w:val="020B07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95200" w14:textId="7BCE02D8" w:rsidR="00364005" w:rsidRPr="004A78DD" w:rsidRDefault="00364005">
    <w:pPr>
      <w:pStyle w:val="Footer"/>
      <w:rPr>
        <w:rFonts w:ascii="Segoe UI Light" w:hAnsi="Segoe UI Light"/>
        <w:sz w:val="16"/>
        <w:szCs w:val="16"/>
      </w:rPr>
    </w:pPr>
    <w:r w:rsidRPr="004A78DD">
      <w:rPr>
        <w:rFonts w:ascii="Segoe UI Light" w:hAnsi="Segoe UI Light"/>
        <w:noProof/>
        <w:sz w:val="16"/>
        <w:szCs w:val="16"/>
      </w:rPr>
      <mc:AlternateContent>
        <mc:Choice Requires="wps">
          <w:drawing>
            <wp:anchor distT="0" distB="0" distL="114300" distR="114300" simplePos="0" relativeHeight="251659264" behindDoc="0" locked="0" layoutInCell="1" allowOverlap="1" wp14:anchorId="4D2121B0" wp14:editId="0B16422B">
              <wp:simplePos x="0" y="0"/>
              <wp:positionH relativeFrom="column">
                <wp:posOffset>4540123</wp:posOffset>
              </wp:positionH>
              <wp:positionV relativeFrom="paragraph">
                <wp:posOffset>-126365</wp:posOffset>
              </wp:positionV>
              <wp:extent cx="1511808" cy="402336"/>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808" cy="402336"/>
                      </a:xfrm>
                      <a:prstGeom prst="rect">
                        <a:avLst/>
                      </a:prstGeom>
                      <a:noFill/>
                      <a:ln w="9525">
                        <a:noFill/>
                        <a:miter lim="800000"/>
                        <a:headEnd/>
                        <a:tailEnd/>
                      </a:ln>
                    </wps:spPr>
                    <wps:txbx>
                      <w:txbxContent>
                        <w:p w14:paraId="45856857" w14:textId="77777777" w:rsidR="00364005" w:rsidRDefault="00364005">
                          <w:r>
                            <w:rPr>
                              <w:noProof/>
                            </w:rPr>
                            <w:drawing>
                              <wp:inline distT="0" distB="0" distL="0" distR="0" wp14:anchorId="54E48579" wp14:editId="5DE15EED">
                                <wp:extent cx="1277779" cy="33983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jpg"/>
                                        <pic:cNvPicPr/>
                                      </pic:nvPicPr>
                                      <pic:blipFill>
                                        <a:blip r:embed="rId1">
                                          <a:extLst>
                                            <a:ext uri="{28A0092B-C50C-407E-A947-70E740481C1C}">
                                              <a14:useLocalDpi xmlns:a14="http://schemas.microsoft.com/office/drawing/2010/main" val="0"/>
                                            </a:ext>
                                          </a:extLst>
                                        </a:blip>
                                        <a:stretch>
                                          <a:fillRect/>
                                        </a:stretch>
                                      </pic:blipFill>
                                      <pic:spPr>
                                        <a:xfrm>
                                          <a:off x="0" y="0"/>
                                          <a:ext cx="1277779" cy="3398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2121B0" id="_x0000_t202" coordsize="21600,21600" o:spt="202" path="m,l,21600r21600,l21600,xe">
              <v:stroke joinstyle="miter"/>
              <v:path gradientshapeok="t" o:connecttype="rect"/>
            </v:shapetype>
            <v:shape id="_x0000_s1028" type="#_x0000_t202" style="position:absolute;margin-left:357.5pt;margin-top:-9.95pt;width:119.05pt;height:3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" filled="f" stroked="f">
              <v:textbox>
                <w:txbxContent>
                  <w:p w14:paraId="45856857" w14:textId="77777777" w:rsidR="006A063C" w:rsidRDefault="006A063C">
                    <w:r>
                      <w:rPr>
                        <w:noProof/>
                        <w:lang w:val="ru-RU" w:eastAsia="ru-RU"/>
                      </w:rPr>
                      <w:drawing>
                        <wp:inline distT="0" distB="0" distL="0" distR="0" wp14:anchorId="54E48579" wp14:editId="5DE15EED">
                          <wp:extent cx="1277779" cy="33983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jpg"/>
                                  <pic:cNvPicPr/>
                                </pic:nvPicPr>
                                <pic:blipFill>
                                  <a:blip r:embed="rId2">
                                    <a:extLst>
                                      <a:ext uri="{28A0092B-C50C-407E-A947-70E740481C1C}">
                                        <a14:useLocalDpi xmlns:a14="http://schemas.microsoft.com/office/drawing/2010/main" val="0"/>
                                      </a:ext>
                                    </a:extLst>
                                  </a:blip>
                                  <a:stretch>
                                    <a:fillRect/>
                                  </a:stretch>
                                </pic:blipFill>
                                <pic:spPr>
                                  <a:xfrm>
                                    <a:off x="0" y="0"/>
                                    <a:ext cx="1277779" cy="339835"/>
                                  </a:xfrm>
                                  <a:prstGeom prst="rect">
                                    <a:avLst/>
                                  </a:prstGeom>
                                </pic:spPr>
                              </pic:pic>
                            </a:graphicData>
                          </a:graphic>
                        </wp:inline>
                      </w:drawing>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7D35E" w14:textId="77777777" w:rsidR="00364005" w:rsidRDefault="00364005">
    <w:pPr>
      <w:pStyle w:val="Footer"/>
    </w:pPr>
    <w:r w:rsidRPr="004A78DD">
      <w:rPr>
        <w:rFonts w:ascii="Segoe UI Light" w:hAnsi="Segoe UI Light"/>
        <w:noProof/>
        <w:sz w:val="16"/>
        <w:szCs w:val="16"/>
      </w:rPr>
      <mc:AlternateContent>
        <mc:Choice Requires="wps">
          <w:drawing>
            <wp:anchor distT="0" distB="0" distL="114300" distR="114300" simplePos="0" relativeHeight="251663360" behindDoc="0" locked="0" layoutInCell="1" allowOverlap="1" wp14:anchorId="1E66F2E8" wp14:editId="6E81796F">
              <wp:simplePos x="0" y="0"/>
              <wp:positionH relativeFrom="column">
                <wp:posOffset>4509897</wp:posOffset>
              </wp:positionH>
              <wp:positionV relativeFrom="paragraph">
                <wp:posOffset>-285750</wp:posOffset>
              </wp:positionV>
              <wp:extent cx="2084832" cy="560832"/>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832" cy="560832"/>
                      </a:xfrm>
                      <a:prstGeom prst="rect">
                        <a:avLst/>
                      </a:prstGeom>
                      <a:noFill/>
                      <a:ln w="9525">
                        <a:noFill/>
                        <a:miter lim="800000"/>
                        <a:headEnd/>
                        <a:tailEnd/>
                      </a:ln>
                    </wps:spPr>
                    <wps:txbx>
                      <w:txbxContent>
                        <w:p w14:paraId="729B3DFC" w14:textId="77777777" w:rsidR="00364005" w:rsidRDefault="00364005" w:rsidP="007774D1">
                          <w:r>
                            <w:rPr>
                              <w:noProof/>
                            </w:rPr>
                            <w:drawing>
                              <wp:inline distT="0" distB="0" distL="0" distR="0" wp14:anchorId="29DAECA8" wp14:editId="4EB5AC8B">
                                <wp:extent cx="1696151" cy="45110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jpg"/>
                                        <pic:cNvPicPr/>
                                      </pic:nvPicPr>
                                      <pic:blipFill>
                                        <a:blip r:embed="rId1">
                                          <a:extLst>
                                            <a:ext uri="{28A0092B-C50C-407E-A947-70E740481C1C}">
                                              <a14:useLocalDpi xmlns:a14="http://schemas.microsoft.com/office/drawing/2010/main" val="0"/>
                                            </a:ext>
                                          </a:extLst>
                                        </a:blip>
                                        <a:stretch>
                                          <a:fillRect/>
                                        </a:stretch>
                                      </pic:blipFill>
                                      <pic:spPr>
                                        <a:xfrm>
                                          <a:off x="0" y="0"/>
                                          <a:ext cx="1692996" cy="4502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66F2E8" id="_x0000_t202" coordsize="21600,21600" o:spt="202" path="m,l,21600r21600,l21600,xe">
              <v:stroke joinstyle="miter"/>
              <v:path gradientshapeok="t" o:connecttype="rect"/>
            </v:shapetype>
            <v:shape id="_x0000_s1030" type="#_x0000_t202" style="position:absolute;margin-left:355.1pt;margin-top:-22.5pt;width:164.15pt;height:4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" filled="f" stroked="f">
              <v:textbox>
                <w:txbxContent>
                  <w:p w14:paraId="729B3DFC" w14:textId="77777777" w:rsidR="006A063C" w:rsidRDefault="006A063C" w:rsidP="007774D1">
                    <w:r>
                      <w:rPr>
                        <w:noProof/>
                        <w:lang w:val="ru-RU" w:eastAsia="ru-RU"/>
                      </w:rPr>
                      <w:drawing>
                        <wp:inline distT="0" distB="0" distL="0" distR="0" wp14:anchorId="29DAECA8" wp14:editId="4EB5AC8B">
                          <wp:extent cx="1696151" cy="45110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jpg"/>
                                  <pic:cNvPicPr/>
                                </pic:nvPicPr>
                                <pic:blipFill>
                                  <a:blip r:embed="rId2">
                                    <a:extLst>
                                      <a:ext uri="{28A0092B-C50C-407E-A947-70E740481C1C}">
                                        <a14:useLocalDpi xmlns:a14="http://schemas.microsoft.com/office/drawing/2010/main" val="0"/>
                                      </a:ext>
                                    </a:extLst>
                                  </a:blip>
                                  <a:stretch>
                                    <a:fillRect/>
                                  </a:stretch>
                                </pic:blipFill>
                                <pic:spPr>
                                  <a:xfrm>
                                    <a:off x="0" y="0"/>
                                    <a:ext cx="1692996" cy="45026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1E1C45" w14:textId="77777777" w:rsidR="00D374F1" w:rsidRDefault="00D374F1" w:rsidP="001D16B1">
      <w:pPr>
        <w:spacing w:after="0" w:line="240" w:lineRule="auto"/>
      </w:pPr>
      <w:r>
        <w:separator/>
      </w:r>
    </w:p>
  </w:footnote>
  <w:footnote w:type="continuationSeparator" w:id="0">
    <w:p w14:paraId="02E41ACA" w14:textId="77777777" w:rsidR="00D374F1" w:rsidRDefault="00D374F1" w:rsidP="001D16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B78C3" w14:textId="77777777" w:rsidR="00364005" w:rsidRDefault="00364005">
    <w:pPr>
      <w:pStyle w:val="Header"/>
    </w:pPr>
    <w:r>
      <w:rPr>
        <w:noProof/>
      </w:rPr>
      <mc:AlternateContent>
        <mc:Choice Requires="wps">
          <w:drawing>
            <wp:anchor distT="0" distB="0" distL="114300" distR="114300" simplePos="0" relativeHeight="251658239" behindDoc="0" locked="0" layoutInCell="1" allowOverlap="1" wp14:anchorId="6FF52E4E" wp14:editId="2BFE5981">
              <wp:simplePos x="0" y="0"/>
              <wp:positionH relativeFrom="column">
                <wp:posOffset>-914400</wp:posOffset>
              </wp:positionH>
              <wp:positionV relativeFrom="paragraph">
                <wp:posOffset>4163060</wp:posOffset>
              </wp:positionV>
              <wp:extent cx="7814945" cy="4169410"/>
              <wp:effectExtent l="0" t="0" r="0" b="2540"/>
              <wp:wrapNone/>
              <wp:docPr id="3" name="Rectangle 3"/>
              <wp:cNvGraphicFramePr/>
              <a:graphic xmlns:a="http://schemas.openxmlformats.org/drawingml/2006/main">
                <a:graphicData uri="http://schemas.microsoft.com/office/word/2010/wordprocessingShape">
                  <wps:wsp>
                    <wps:cNvSpPr/>
                    <wps:spPr>
                      <a:xfrm>
                        <a:off x="0" y="0"/>
                        <a:ext cx="7814945" cy="4169410"/>
                      </a:xfrm>
                      <a:prstGeom prst="rect">
                        <a:avLst/>
                      </a:prstGeom>
                      <a:solidFill>
                        <a:srgbClr val="009E4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6E83B0BE" id="Rectangle 3" o:spid="_x0000_s1026" style="position:absolute;margin-left:-1in;margin-top:327.8pt;width:615.35pt;height:328.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" fillcolor="#009e49" stroked="f" strokeweight="1pt"/>
          </w:pict>
        </mc:Fallback>
      </mc:AlternateContent>
    </w:r>
    <w:r>
      <w:rPr>
        <w:noProof/>
      </w:rPr>
      <mc:AlternateContent>
        <mc:Choice Requires="wps">
          <w:drawing>
            <wp:anchor distT="0" distB="0" distL="114300" distR="114300" simplePos="0" relativeHeight="251661312" behindDoc="0" locked="0" layoutInCell="1" allowOverlap="1" wp14:anchorId="57BC6462" wp14:editId="7163D81E">
              <wp:simplePos x="0" y="0"/>
              <wp:positionH relativeFrom="column">
                <wp:posOffset>2661285</wp:posOffset>
              </wp:positionH>
              <wp:positionV relativeFrom="paragraph">
                <wp:posOffset>455803</wp:posOffset>
              </wp:positionV>
              <wp:extent cx="5565775" cy="59251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775" cy="5925185"/>
                      </a:xfrm>
                      <a:prstGeom prst="rect">
                        <a:avLst/>
                      </a:prstGeom>
                      <a:noFill/>
                      <a:ln w="9525">
                        <a:noFill/>
                        <a:miter lim="800000"/>
                        <a:headEnd/>
                        <a:tailEnd/>
                      </a:ln>
                    </wps:spPr>
                    <wps:txbx>
                      <w:txbxContent>
                        <w:p w14:paraId="79058BD4" w14:textId="77777777" w:rsidR="00364005" w:rsidRDefault="00364005">
                          <w:r>
                            <w:rPr>
                              <w:noProof/>
                            </w:rPr>
                            <w:drawing>
                              <wp:inline distT="0" distB="0" distL="0" distR="0" wp14:anchorId="2A03A07C" wp14:editId="68308E96">
                                <wp:extent cx="5238069" cy="5615877"/>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Spark_lightbulb.png"/>
                                        <pic:cNvPicPr/>
                                      </pic:nvPicPr>
                                      <pic:blipFill>
                                        <a:blip r:embed="rId1">
                                          <a:extLst>
                                            <a:ext uri="{28A0092B-C50C-407E-A947-70E740481C1C}">
                                              <a14:useLocalDpi xmlns:a14="http://schemas.microsoft.com/office/drawing/2010/main" val="0"/>
                                            </a:ext>
                                          </a:extLst>
                                        </a:blip>
                                        <a:stretch>
                                          <a:fillRect/>
                                        </a:stretch>
                                      </pic:blipFill>
                                      <pic:spPr>
                                        <a:xfrm>
                                          <a:off x="0" y="0"/>
                                          <a:ext cx="5246782" cy="562521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BC6462" id="_x0000_t202" coordsize="21600,21600" o:spt="202" path="m,l,21600r21600,l21600,xe">
              <v:stroke joinstyle="miter"/>
              <v:path gradientshapeok="t" o:connecttype="rect"/>
            </v:shapetype>
            <v:shape id="_x0000_s1029" type="#_x0000_t202" style="position:absolute;margin-left:209.55pt;margin-top:35.9pt;width:438.25pt;height:46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" filled="f" stroked="f">
              <v:textbox>
                <w:txbxContent>
                  <w:p w14:paraId="79058BD4" w14:textId="77777777" w:rsidR="006A063C" w:rsidRDefault="006A063C">
                    <w:r>
                      <w:rPr>
                        <w:noProof/>
                        <w:lang w:val="ru-RU" w:eastAsia="ru-RU"/>
                      </w:rPr>
                      <w:drawing>
                        <wp:inline distT="0" distB="0" distL="0" distR="0" wp14:anchorId="2A03A07C" wp14:editId="68308E96">
                          <wp:extent cx="5238069" cy="5615877"/>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Spark_lightbulb.png"/>
                                  <pic:cNvPicPr/>
                                </pic:nvPicPr>
                                <pic:blipFill>
                                  <a:blip r:embed="rId2">
                                    <a:extLst>
                                      <a:ext uri="{28A0092B-C50C-407E-A947-70E740481C1C}">
                                        <a14:useLocalDpi xmlns:a14="http://schemas.microsoft.com/office/drawing/2010/main" val="0"/>
                                      </a:ext>
                                    </a:extLst>
                                  </a:blip>
                                  <a:stretch>
                                    <a:fillRect/>
                                  </a:stretch>
                                </pic:blipFill>
                                <pic:spPr>
                                  <a:xfrm>
                                    <a:off x="0" y="0"/>
                                    <a:ext cx="5246782" cy="5625218"/>
                                  </a:xfrm>
                                  <a:prstGeom prst="rect">
                                    <a:avLst/>
                                  </a:prstGeom>
                                </pic:spPr>
                              </pic:pic>
                            </a:graphicData>
                          </a:graphic>
                        </wp:inline>
                      </w:drawing>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65506"/>
    <w:multiLevelType w:val="hybridMultilevel"/>
    <w:tmpl w:val="4B685BBC"/>
    <w:lvl w:ilvl="0" w:tplc="7CBEFF3E">
      <w:numFmt w:val="bullet"/>
      <w:lvlText w:val="•"/>
      <w:lvlJc w:val="left"/>
      <w:pPr>
        <w:ind w:left="360" w:hanging="360"/>
      </w:pPr>
      <w:rPr>
        <w:rFonts w:ascii="Segoe UI Light" w:eastAsiaTheme="minorHAnsi" w:hAnsi="Segoe UI Light" w:cs="Segoe U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32109"/>
    <w:multiLevelType w:val="hybridMultilevel"/>
    <w:tmpl w:val="10504DF0"/>
    <w:lvl w:ilvl="0" w:tplc="7CBEFF3E">
      <w:numFmt w:val="bullet"/>
      <w:lvlText w:val="•"/>
      <w:lvlJc w:val="left"/>
      <w:pPr>
        <w:ind w:left="360" w:hanging="360"/>
      </w:pPr>
      <w:rPr>
        <w:rFonts w:ascii="Segoe UI Light" w:eastAsiaTheme="minorHAnsi" w:hAnsi="Segoe UI Light" w:cs="Segoe U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1A7C3E"/>
    <w:multiLevelType w:val="hybridMultilevel"/>
    <w:tmpl w:val="071C141A"/>
    <w:lvl w:ilvl="0" w:tplc="72FCCC8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C61A1"/>
    <w:multiLevelType w:val="hybridMultilevel"/>
    <w:tmpl w:val="D0EC7FC2"/>
    <w:lvl w:ilvl="0" w:tplc="7CBEFF3E">
      <w:numFmt w:val="bullet"/>
      <w:lvlText w:val="•"/>
      <w:lvlJc w:val="left"/>
      <w:pPr>
        <w:ind w:left="720" w:hanging="360"/>
      </w:pPr>
      <w:rPr>
        <w:rFonts w:ascii="Segoe UI Light" w:eastAsiaTheme="minorHAnsi" w:hAnsi="Segoe UI Light" w:cs="Segoe U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633EB"/>
    <w:multiLevelType w:val="hybridMultilevel"/>
    <w:tmpl w:val="05585DB0"/>
    <w:lvl w:ilvl="0" w:tplc="7CBEFF3E">
      <w:numFmt w:val="bullet"/>
      <w:lvlText w:val="•"/>
      <w:lvlJc w:val="left"/>
      <w:pPr>
        <w:ind w:left="360" w:hanging="360"/>
      </w:pPr>
      <w:rPr>
        <w:rFonts w:ascii="Segoe UI Light" w:eastAsiaTheme="minorHAnsi" w:hAnsi="Segoe UI Light" w:cs="Segoe U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147F16"/>
    <w:multiLevelType w:val="hybridMultilevel"/>
    <w:tmpl w:val="936AAEE0"/>
    <w:lvl w:ilvl="0" w:tplc="7CBEFF3E">
      <w:numFmt w:val="bullet"/>
      <w:lvlText w:val="•"/>
      <w:lvlJc w:val="left"/>
      <w:pPr>
        <w:ind w:left="360" w:hanging="360"/>
      </w:pPr>
      <w:rPr>
        <w:rFonts w:ascii="Segoe UI Light" w:eastAsiaTheme="minorHAnsi" w:hAnsi="Segoe UI Light" w:cs="Segoe U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4063AB"/>
    <w:multiLevelType w:val="hybridMultilevel"/>
    <w:tmpl w:val="D242D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40A79"/>
    <w:multiLevelType w:val="hybridMultilevel"/>
    <w:tmpl w:val="9CE69428"/>
    <w:lvl w:ilvl="0" w:tplc="4BFA2A50">
      <w:numFmt w:val="bullet"/>
      <w:lvlText w:val="•"/>
      <w:lvlJc w:val="left"/>
      <w:pPr>
        <w:ind w:left="720" w:hanging="360"/>
      </w:pPr>
      <w:rPr>
        <w:rFonts w:ascii="Segoe UI Light" w:eastAsiaTheme="minorHAnsi"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13AAB"/>
    <w:multiLevelType w:val="hybridMultilevel"/>
    <w:tmpl w:val="CCC677A8"/>
    <w:lvl w:ilvl="0" w:tplc="7CBEFF3E">
      <w:numFmt w:val="bullet"/>
      <w:lvlText w:val="•"/>
      <w:lvlJc w:val="left"/>
      <w:pPr>
        <w:ind w:left="360" w:hanging="360"/>
      </w:pPr>
      <w:rPr>
        <w:rFonts w:ascii="Segoe UI Light" w:eastAsiaTheme="minorHAnsi" w:hAnsi="Segoe UI Light" w:cs="Segoe U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D2F3DF5"/>
    <w:multiLevelType w:val="hybridMultilevel"/>
    <w:tmpl w:val="300C9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307203"/>
    <w:multiLevelType w:val="hybridMultilevel"/>
    <w:tmpl w:val="53D81DCA"/>
    <w:lvl w:ilvl="0" w:tplc="7CBEFF3E">
      <w:numFmt w:val="bullet"/>
      <w:lvlText w:val="•"/>
      <w:lvlJc w:val="left"/>
      <w:pPr>
        <w:ind w:left="360" w:hanging="360"/>
      </w:pPr>
      <w:rPr>
        <w:rFonts w:ascii="Segoe UI Light" w:eastAsiaTheme="minorHAnsi" w:hAnsi="Segoe UI Light" w:cs="Segoe U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274489"/>
    <w:multiLevelType w:val="hybridMultilevel"/>
    <w:tmpl w:val="8BF4B32C"/>
    <w:lvl w:ilvl="0" w:tplc="4BFA2A50">
      <w:numFmt w:val="bullet"/>
      <w:lvlText w:val="•"/>
      <w:lvlJc w:val="left"/>
      <w:pPr>
        <w:ind w:left="1080" w:hanging="720"/>
      </w:pPr>
      <w:rPr>
        <w:rFonts w:ascii="Segoe UI Light" w:eastAsiaTheme="minorHAnsi"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C3C92"/>
    <w:multiLevelType w:val="hybridMultilevel"/>
    <w:tmpl w:val="D6921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07BDD"/>
    <w:multiLevelType w:val="hybridMultilevel"/>
    <w:tmpl w:val="327ABEC2"/>
    <w:lvl w:ilvl="0" w:tplc="4BFA2A50">
      <w:numFmt w:val="bullet"/>
      <w:lvlText w:val="•"/>
      <w:lvlJc w:val="left"/>
      <w:pPr>
        <w:ind w:left="1080" w:hanging="720"/>
      </w:pPr>
      <w:rPr>
        <w:rFonts w:ascii="Segoe UI Light" w:eastAsiaTheme="minorHAnsi"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E30BB2"/>
    <w:multiLevelType w:val="hybridMultilevel"/>
    <w:tmpl w:val="9E021E54"/>
    <w:lvl w:ilvl="0" w:tplc="7CBEFF3E">
      <w:numFmt w:val="bullet"/>
      <w:lvlText w:val="•"/>
      <w:lvlJc w:val="left"/>
      <w:pPr>
        <w:ind w:left="360" w:hanging="360"/>
      </w:pPr>
      <w:rPr>
        <w:rFonts w:ascii="Segoe UI Light" w:eastAsiaTheme="minorHAnsi" w:hAnsi="Segoe UI Light" w:cs="Segoe U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433212"/>
    <w:multiLevelType w:val="hybridMultilevel"/>
    <w:tmpl w:val="29728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C74C08"/>
    <w:multiLevelType w:val="hybridMultilevel"/>
    <w:tmpl w:val="040477CA"/>
    <w:lvl w:ilvl="0" w:tplc="7CBEFF3E">
      <w:numFmt w:val="bullet"/>
      <w:lvlText w:val="•"/>
      <w:lvlJc w:val="left"/>
      <w:pPr>
        <w:ind w:left="360" w:hanging="360"/>
      </w:pPr>
      <w:rPr>
        <w:rFonts w:ascii="Segoe UI Light" w:eastAsiaTheme="minorHAnsi" w:hAnsi="Segoe UI Light" w:cs="Segoe U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4920359"/>
    <w:multiLevelType w:val="hybridMultilevel"/>
    <w:tmpl w:val="473E62EA"/>
    <w:lvl w:ilvl="0" w:tplc="7CBEFF3E">
      <w:numFmt w:val="bullet"/>
      <w:lvlText w:val="•"/>
      <w:lvlJc w:val="left"/>
      <w:pPr>
        <w:ind w:left="360" w:hanging="360"/>
      </w:pPr>
      <w:rPr>
        <w:rFonts w:ascii="Segoe UI Light" w:eastAsiaTheme="minorHAnsi" w:hAnsi="Segoe UI Light" w:cs="Segoe U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BA6691"/>
    <w:multiLevelType w:val="hybridMultilevel"/>
    <w:tmpl w:val="3768F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71353A"/>
    <w:multiLevelType w:val="multilevel"/>
    <w:tmpl w:val="3B6861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3F2122EF"/>
    <w:multiLevelType w:val="hybridMultilevel"/>
    <w:tmpl w:val="B5CCE344"/>
    <w:lvl w:ilvl="0" w:tplc="9CCCE76A">
      <w:start w:val="6"/>
      <w:numFmt w:val="decimal"/>
      <w:lvlText w:val="%1."/>
      <w:lvlJc w:val="left"/>
      <w:pPr>
        <w:ind w:left="5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95047B"/>
    <w:multiLevelType w:val="hybridMultilevel"/>
    <w:tmpl w:val="42F4E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9F2154"/>
    <w:multiLevelType w:val="hybridMultilevel"/>
    <w:tmpl w:val="45C87810"/>
    <w:lvl w:ilvl="0" w:tplc="01AC7984">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3" w15:restartNumberingAfterBreak="0">
    <w:nsid w:val="44FF1D48"/>
    <w:multiLevelType w:val="hybridMultilevel"/>
    <w:tmpl w:val="39EE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33F1E"/>
    <w:multiLevelType w:val="hybridMultilevel"/>
    <w:tmpl w:val="32BA8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A5300"/>
    <w:multiLevelType w:val="hybridMultilevel"/>
    <w:tmpl w:val="CD82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6C68F1"/>
    <w:multiLevelType w:val="hybridMultilevel"/>
    <w:tmpl w:val="7206B41C"/>
    <w:lvl w:ilvl="0" w:tplc="7CBEFF3E">
      <w:numFmt w:val="bullet"/>
      <w:lvlText w:val="•"/>
      <w:lvlJc w:val="left"/>
      <w:pPr>
        <w:ind w:left="360" w:hanging="360"/>
      </w:pPr>
      <w:rPr>
        <w:rFonts w:ascii="Segoe UI Light" w:eastAsiaTheme="minorHAnsi" w:hAnsi="Segoe UI Light" w:cs="Segoe U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24C6726"/>
    <w:multiLevelType w:val="hybridMultilevel"/>
    <w:tmpl w:val="B99C0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88637C"/>
    <w:multiLevelType w:val="hybridMultilevel"/>
    <w:tmpl w:val="B70235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B705B0"/>
    <w:multiLevelType w:val="hybridMultilevel"/>
    <w:tmpl w:val="95B25D9E"/>
    <w:lvl w:ilvl="0" w:tplc="7CBEFF3E">
      <w:numFmt w:val="bullet"/>
      <w:lvlText w:val="•"/>
      <w:lvlJc w:val="left"/>
      <w:pPr>
        <w:ind w:left="1080" w:hanging="720"/>
      </w:pPr>
      <w:rPr>
        <w:rFonts w:ascii="Segoe UI Light" w:eastAsiaTheme="minorHAnsi" w:hAnsi="Segoe UI Light" w:cs="Segoe UI Light" w:hint="default"/>
      </w:rPr>
    </w:lvl>
    <w:lvl w:ilvl="1" w:tplc="D0A0205A">
      <w:numFmt w:val="bullet"/>
      <w:lvlText w:val=""/>
      <w:lvlJc w:val="left"/>
      <w:pPr>
        <w:ind w:left="1800" w:hanging="720"/>
      </w:pPr>
      <w:rPr>
        <w:rFonts w:ascii="Symbol" w:eastAsiaTheme="minorHAnsi" w:hAnsi="Symbol"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543E9"/>
    <w:multiLevelType w:val="hybridMultilevel"/>
    <w:tmpl w:val="94F62608"/>
    <w:lvl w:ilvl="0" w:tplc="4BFA2A50">
      <w:numFmt w:val="bullet"/>
      <w:lvlText w:val="•"/>
      <w:lvlJc w:val="left"/>
      <w:pPr>
        <w:ind w:left="720" w:hanging="360"/>
      </w:pPr>
      <w:rPr>
        <w:rFonts w:ascii="Segoe UI Light" w:eastAsiaTheme="minorHAnsi"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8A0B1E"/>
    <w:multiLevelType w:val="multilevel"/>
    <w:tmpl w:val="5A5622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724E5CFF"/>
    <w:multiLevelType w:val="multilevel"/>
    <w:tmpl w:val="D704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D1294C"/>
    <w:multiLevelType w:val="hybridMultilevel"/>
    <w:tmpl w:val="1666AC14"/>
    <w:lvl w:ilvl="0" w:tplc="7CBEFF3E">
      <w:numFmt w:val="bullet"/>
      <w:lvlText w:val="•"/>
      <w:lvlJc w:val="left"/>
      <w:pPr>
        <w:ind w:left="360" w:hanging="360"/>
      </w:pPr>
      <w:rPr>
        <w:rFonts w:ascii="Segoe UI Light" w:eastAsiaTheme="minorHAnsi" w:hAnsi="Segoe UI Light" w:cs="Segoe U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9"/>
  </w:num>
  <w:num w:numId="2">
    <w:abstractNumId w:val="28"/>
  </w:num>
  <w:num w:numId="3">
    <w:abstractNumId w:val="18"/>
  </w:num>
  <w:num w:numId="4">
    <w:abstractNumId w:val="3"/>
  </w:num>
  <w:num w:numId="5">
    <w:abstractNumId w:val="31"/>
  </w:num>
  <w:num w:numId="6">
    <w:abstractNumId w:val="19"/>
  </w:num>
  <w:num w:numId="7">
    <w:abstractNumId w:val="14"/>
  </w:num>
  <w:num w:numId="8">
    <w:abstractNumId w:val="10"/>
  </w:num>
  <w:num w:numId="9">
    <w:abstractNumId w:val="5"/>
  </w:num>
  <w:num w:numId="10">
    <w:abstractNumId w:val="17"/>
  </w:num>
  <w:num w:numId="11">
    <w:abstractNumId w:val="8"/>
  </w:num>
  <w:num w:numId="12">
    <w:abstractNumId w:val="1"/>
  </w:num>
  <w:num w:numId="13">
    <w:abstractNumId w:val="26"/>
  </w:num>
  <w:num w:numId="14">
    <w:abstractNumId w:val="0"/>
  </w:num>
  <w:num w:numId="15">
    <w:abstractNumId w:val="4"/>
  </w:num>
  <w:num w:numId="16">
    <w:abstractNumId w:val="33"/>
  </w:num>
  <w:num w:numId="17">
    <w:abstractNumId w:val="16"/>
  </w:num>
  <w:num w:numId="18">
    <w:abstractNumId w:val="12"/>
  </w:num>
  <w:num w:numId="19">
    <w:abstractNumId w:val="25"/>
  </w:num>
  <w:num w:numId="20">
    <w:abstractNumId w:val="27"/>
  </w:num>
  <w:num w:numId="21">
    <w:abstractNumId w:val="9"/>
  </w:num>
  <w:num w:numId="22">
    <w:abstractNumId w:val="6"/>
  </w:num>
  <w:num w:numId="23">
    <w:abstractNumId w:val="11"/>
  </w:num>
  <w:num w:numId="24">
    <w:abstractNumId w:val="13"/>
  </w:num>
  <w:num w:numId="25">
    <w:abstractNumId w:val="15"/>
  </w:num>
  <w:num w:numId="26">
    <w:abstractNumId w:val="2"/>
  </w:num>
  <w:num w:numId="27">
    <w:abstractNumId w:val="22"/>
  </w:num>
  <w:num w:numId="28">
    <w:abstractNumId w:val="20"/>
  </w:num>
  <w:num w:numId="29">
    <w:abstractNumId w:val="7"/>
  </w:num>
  <w:num w:numId="30">
    <w:abstractNumId w:val="30"/>
  </w:num>
  <w:num w:numId="31">
    <w:abstractNumId w:val="23"/>
  </w:num>
  <w:num w:numId="32">
    <w:abstractNumId w:val="24"/>
  </w:num>
  <w:num w:numId="33">
    <w:abstractNumId w:val="21"/>
  </w:num>
  <w:num w:numId="34">
    <w:abstractNumId w:val="3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591"/>
    <w:rsid w:val="0001127C"/>
    <w:rsid w:val="000166C1"/>
    <w:rsid w:val="000261F2"/>
    <w:rsid w:val="00030EAE"/>
    <w:rsid w:val="0004470D"/>
    <w:rsid w:val="00047368"/>
    <w:rsid w:val="000753C6"/>
    <w:rsid w:val="000801FA"/>
    <w:rsid w:val="00081CE0"/>
    <w:rsid w:val="00082BA7"/>
    <w:rsid w:val="000C0314"/>
    <w:rsid w:val="000E0172"/>
    <w:rsid w:val="000F23F1"/>
    <w:rsid w:val="000F68BA"/>
    <w:rsid w:val="00120080"/>
    <w:rsid w:val="001225F6"/>
    <w:rsid w:val="001236F8"/>
    <w:rsid w:val="001521DD"/>
    <w:rsid w:val="001633C8"/>
    <w:rsid w:val="00166305"/>
    <w:rsid w:val="001666B7"/>
    <w:rsid w:val="00195315"/>
    <w:rsid w:val="001B131A"/>
    <w:rsid w:val="001B5294"/>
    <w:rsid w:val="001C3942"/>
    <w:rsid w:val="001D13C8"/>
    <w:rsid w:val="001D16B1"/>
    <w:rsid w:val="001D52D3"/>
    <w:rsid w:val="00206A26"/>
    <w:rsid w:val="0022364B"/>
    <w:rsid w:val="00225AB2"/>
    <w:rsid w:val="002278A6"/>
    <w:rsid w:val="00234C8F"/>
    <w:rsid w:val="0024636C"/>
    <w:rsid w:val="00260DA3"/>
    <w:rsid w:val="00263DC8"/>
    <w:rsid w:val="00285B34"/>
    <w:rsid w:val="002879B2"/>
    <w:rsid w:val="002B4537"/>
    <w:rsid w:val="002B7C6B"/>
    <w:rsid w:val="002C6291"/>
    <w:rsid w:val="002E4907"/>
    <w:rsid w:val="002F0C81"/>
    <w:rsid w:val="00323D65"/>
    <w:rsid w:val="0033645E"/>
    <w:rsid w:val="00337E73"/>
    <w:rsid w:val="003401F1"/>
    <w:rsid w:val="00340379"/>
    <w:rsid w:val="003446BE"/>
    <w:rsid w:val="00351718"/>
    <w:rsid w:val="003615FF"/>
    <w:rsid w:val="00364005"/>
    <w:rsid w:val="00364591"/>
    <w:rsid w:val="00365FC2"/>
    <w:rsid w:val="00372ADD"/>
    <w:rsid w:val="00375E15"/>
    <w:rsid w:val="0037727C"/>
    <w:rsid w:val="0039519F"/>
    <w:rsid w:val="003A1DEA"/>
    <w:rsid w:val="003A4535"/>
    <w:rsid w:val="003A7235"/>
    <w:rsid w:val="003A7BBF"/>
    <w:rsid w:val="003C3151"/>
    <w:rsid w:val="003E6718"/>
    <w:rsid w:val="003F7BA3"/>
    <w:rsid w:val="00417355"/>
    <w:rsid w:val="00432A73"/>
    <w:rsid w:val="00442F69"/>
    <w:rsid w:val="00453FD1"/>
    <w:rsid w:val="004A4E42"/>
    <w:rsid w:val="004A78DD"/>
    <w:rsid w:val="004B4671"/>
    <w:rsid w:val="004B4E78"/>
    <w:rsid w:val="004C5C6A"/>
    <w:rsid w:val="004C7008"/>
    <w:rsid w:val="004E05D6"/>
    <w:rsid w:val="004F4250"/>
    <w:rsid w:val="004F7BA6"/>
    <w:rsid w:val="00500A58"/>
    <w:rsid w:val="00502915"/>
    <w:rsid w:val="00522014"/>
    <w:rsid w:val="00536CB9"/>
    <w:rsid w:val="00547174"/>
    <w:rsid w:val="00550D2D"/>
    <w:rsid w:val="00584D3B"/>
    <w:rsid w:val="00586F28"/>
    <w:rsid w:val="005A3B66"/>
    <w:rsid w:val="005B0A35"/>
    <w:rsid w:val="005B2F9F"/>
    <w:rsid w:val="005B4080"/>
    <w:rsid w:val="005C34AB"/>
    <w:rsid w:val="005D722C"/>
    <w:rsid w:val="005F14AC"/>
    <w:rsid w:val="005F197C"/>
    <w:rsid w:val="006145EE"/>
    <w:rsid w:val="00623BFA"/>
    <w:rsid w:val="00642B15"/>
    <w:rsid w:val="00643023"/>
    <w:rsid w:val="00651394"/>
    <w:rsid w:val="00661F2B"/>
    <w:rsid w:val="0067232B"/>
    <w:rsid w:val="00681573"/>
    <w:rsid w:val="00685702"/>
    <w:rsid w:val="00695516"/>
    <w:rsid w:val="006A063C"/>
    <w:rsid w:val="006A413D"/>
    <w:rsid w:val="006C3A4A"/>
    <w:rsid w:val="006E54A4"/>
    <w:rsid w:val="006E622C"/>
    <w:rsid w:val="00700714"/>
    <w:rsid w:val="00705440"/>
    <w:rsid w:val="00713AF1"/>
    <w:rsid w:val="007201C4"/>
    <w:rsid w:val="00721728"/>
    <w:rsid w:val="00745E48"/>
    <w:rsid w:val="00751EE0"/>
    <w:rsid w:val="007638F7"/>
    <w:rsid w:val="0077646C"/>
    <w:rsid w:val="007774D1"/>
    <w:rsid w:val="00786DAF"/>
    <w:rsid w:val="00795256"/>
    <w:rsid w:val="007956FC"/>
    <w:rsid w:val="007D1E96"/>
    <w:rsid w:val="007D20C3"/>
    <w:rsid w:val="007E5385"/>
    <w:rsid w:val="007F685E"/>
    <w:rsid w:val="00814EA9"/>
    <w:rsid w:val="00823DF7"/>
    <w:rsid w:val="0085763A"/>
    <w:rsid w:val="00861AAB"/>
    <w:rsid w:val="00863E92"/>
    <w:rsid w:val="00873D6D"/>
    <w:rsid w:val="008803DB"/>
    <w:rsid w:val="008C11A8"/>
    <w:rsid w:val="008C1ED3"/>
    <w:rsid w:val="008C41D4"/>
    <w:rsid w:val="008E25E0"/>
    <w:rsid w:val="008E6AB0"/>
    <w:rsid w:val="008F4A7A"/>
    <w:rsid w:val="008F7E71"/>
    <w:rsid w:val="00901FE7"/>
    <w:rsid w:val="00956A67"/>
    <w:rsid w:val="009647AB"/>
    <w:rsid w:val="009B06AB"/>
    <w:rsid w:val="009B3449"/>
    <w:rsid w:val="009B435B"/>
    <w:rsid w:val="009B791B"/>
    <w:rsid w:val="009C4C65"/>
    <w:rsid w:val="009F1800"/>
    <w:rsid w:val="009F583D"/>
    <w:rsid w:val="00A07F05"/>
    <w:rsid w:val="00A20032"/>
    <w:rsid w:val="00A54551"/>
    <w:rsid w:val="00A649F6"/>
    <w:rsid w:val="00A72A0F"/>
    <w:rsid w:val="00AA6258"/>
    <w:rsid w:val="00AB2484"/>
    <w:rsid w:val="00AB427B"/>
    <w:rsid w:val="00AB6A13"/>
    <w:rsid w:val="00AD1362"/>
    <w:rsid w:val="00AE5DBF"/>
    <w:rsid w:val="00AE6132"/>
    <w:rsid w:val="00B0109A"/>
    <w:rsid w:val="00B0482D"/>
    <w:rsid w:val="00B0662A"/>
    <w:rsid w:val="00B17975"/>
    <w:rsid w:val="00B21ABF"/>
    <w:rsid w:val="00B267B0"/>
    <w:rsid w:val="00B3665A"/>
    <w:rsid w:val="00B405C3"/>
    <w:rsid w:val="00B76634"/>
    <w:rsid w:val="00B83505"/>
    <w:rsid w:val="00B86224"/>
    <w:rsid w:val="00B86B3F"/>
    <w:rsid w:val="00B8745F"/>
    <w:rsid w:val="00BA72D2"/>
    <w:rsid w:val="00BB78A9"/>
    <w:rsid w:val="00BC5C26"/>
    <w:rsid w:val="00BD0273"/>
    <w:rsid w:val="00C02939"/>
    <w:rsid w:val="00C059E3"/>
    <w:rsid w:val="00C564E8"/>
    <w:rsid w:val="00C7193A"/>
    <w:rsid w:val="00C93FC8"/>
    <w:rsid w:val="00CA08D2"/>
    <w:rsid w:val="00CA305C"/>
    <w:rsid w:val="00CA79BB"/>
    <w:rsid w:val="00CB7D8F"/>
    <w:rsid w:val="00CC0A3B"/>
    <w:rsid w:val="00CC1CC3"/>
    <w:rsid w:val="00CD762F"/>
    <w:rsid w:val="00CE629A"/>
    <w:rsid w:val="00D0576C"/>
    <w:rsid w:val="00D077EB"/>
    <w:rsid w:val="00D15B97"/>
    <w:rsid w:val="00D17803"/>
    <w:rsid w:val="00D2265A"/>
    <w:rsid w:val="00D30384"/>
    <w:rsid w:val="00D30D07"/>
    <w:rsid w:val="00D33C27"/>
    <w:rsid w:val="00D374F1"/>
    <w:rsid w:val="00D44F5D"/>
    <w:rsid w:val="00D5494E"/>
    <w:rsid w:val="00D718AB"/>
    <w:rsid w:val="00D77BA1"/>
    <w:rsid w:val="00D875FB"/>
    <w:rsid w:val="00DA73C1"/>
    <w:rsid w:val="00DB5EEE"/>
    <w:rsid w:val="00DD573A"/>
    <w:rsid w:val="00DD5CEF"/>
    <w:rsid w:val="00DE319D"/>
    <w:rsid w:val="00DF5EAA"/>
    <w:rsid w:val="00E0516F"/>
    <w:rsid w:val="00E0520A"/>
    <w:rsid w:val="00E30A85"/>
    <w:rsid w:val="00E30BB6"/>
    <w:rsid w:val="00E428C1"/>
    <w:rsid w:val="00E4613D"/>
    <w:rsid w:val="00E56C25"/>
    <w:rsid w:val="00E64FC7"/>
    <w:rsid w:val="00E91F6C"/>
    <w:rsid w:val="00E972CF"/>
    <w:rsid w:val="00EA781D"/>
    <w:rsid w:val="00EC332F"/>
    <w:rsid w:val="00EC4421"/>
    <w:rsid w:val="00ED413B"/>
    <w:rsid w:val="00EE0C31"/>
    <w:rsid w:val="00EE1BCA"/>
    <w:rsid w:val="00EE7CF2"/>
    <w:rsid w:val="00EF5656"/>
    <w:rsid w:val="00EF77B7"/>
    <w:rsid w:val="00F07212"/>
    <w:rsid w:val="00F109E4"/>
    <w:rsid w:val="00F24A1B"/>
    <w:rsid w:val="00F3619E"/>
    <w:rsid w:val="00F458CD"/>
    <w:rsid w:val="00F57EF4"/>
    <w:rsid w:val="00F7582E"/>
    <w:rsid w:val="00F77A4A"/>
    <w:rsid w:val="00F93536"/>
    <w:rsid w:val="00FB38E9"/>
    <w:rsid w:val="00FB4D5B"/>
    <w:rsid w:val="00FB5B98"/>
    <w:rsid w:val="00FE311D"/>
    <w:rsid w:val="00FE4E9A"/>
    <w:rsid w:val="00FF5ED2"/>
    <w:rsid w:val="00FF71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2E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195315"/>
    <w:pPr>
      <w:spacing w:before="480" w:after="0" w:line="240" w:lineRule="auto"/>
      <w:contextualSpacing/>
      <w:outlineLvl w:val="0"/>
    </w:pPr>
    <w:rPr>
      <w:rFonts w:ascii="Proxima Nova" w:eastAsia="Proxima Nova" w:hAnsi="Proxima Nova" w:cs="Proxima Nova"/>
      <w:b/>
      <w:color w:val="353744"/>
      <w:sz w:val="28"/>
      <w:szCs w:val="28"/>
    </w:rPr>
  </w:style>
  <w:style w:type="paragraph" w:styleId="Heading2">
    <w:name w:val="heading 2"/>
    <w:basedOn w:val="Normal"/>
    <w:next w:val="Normal"/>
    <w:link w:val="Heading2Char"/>
    <w:uiPriority w:val="9"/>
    <w:semiHidden/>
    <w:unhideWhenUsed/>
    <w:qFormat/>
    <w:rsid w:val="004A4E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278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7E71"/>
    <w:rPr>
      <w:color w:val="0563C1" w:themeColor="hyperlink"/>
      <w:u w:val="single"/>
    </w:rPr>
  </w:style>
  <w:style w:type="table" w:styleId="TableGrid">
    <w:name w:val="Table Grid"/>
    <w:basedOn w:val="TableNormal"/>
    <w:uiPriority w:val="39"/>
    <w:rsid w:val="008F7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
    <w:name w:val="Grid Table 31"/>
    <w:basedOn w:val="TableNormal"/>
    <w:uiPriority w:val="48"/>
    <w:rsid w:val="008F7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1D16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6B1"/>
  </w:style>
  <w:style w:type="paragraph" w:styleId="Footer">
    <w:name w:val="footer"/>
    <w:basedOn w:val="Normal"/>
    <w:link w:val="FooterChar"/>
    <w:uiPriority w:val="99"/>
    <w:unhideWhenUsed/>
    <w:rsid w:val="001D16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6B1"/>
  </w:style>
  <w:style w:type="paragraph" w:styleId="ListParagraph">
    <w:name w:val="List Paragraph"/>
    <w:basedOn w:val="Normal"/>
    <w:uiPriority w:val="34"/>
    <w:qFormat/>
    <w:rsid w:val="00863E92"/>
    <w:pPr>
      <w:ind w:left="720"/>
      <w:contextualSpacing/>
    </w:pPr>
  </w:style>
  <w:style w:type="character" w:styleId="CommentReference">
    <w:name w:val="annotation reference"/>
    <w:basedOn w:val="DefaultParagraphFont"/>
    <w:uiPriority w:val="99"/>
    <w:semiHidden/>
    <w:unhideWhenUsed/>
    <w:rsid w:val="00432A73"/>
    <w:rPr>
      <w:sz w:val="16"/>
      <w:szCs w:val="16"/>
    </w:rPr>
  </w:style>
  <w:style w:type="paragraph" w:styleId="CommentText">
    <w:name w:val="annotation text"/>
    <w:basedOn w:val="Normal"/>
    <w:link w:val="CommentTextChar"/>
    <w:uiPriority w:val="99"/>
    <w:semiHidden/>
    <w:unhideWhenUsed/>
    <w:rsid w:val="00432A73"/>
    <w:pPr>
      <w:spacing w:line="240" w:lineRule="auto"/>
    </w:pPr>
    <w:rPr>
      <w:sz w:val="20"/>
      <w:szCs w:val="20"/>
    </w:rPr>
  </w:style>
  <w:style w:type="character" w:customStyle="1" w:styleId="CommentTextChar">
    <w:name w:val="Comment Text Char"/>
    <w:basedOn w:val="DefaultParagraphFont"/>
    <w:link w:val="CommentText"/>
    <w:uiPriority w:val="99"/>
    <w:semiHidden/>
    <w:rsid w:val="00432A73"/>
    <w:rPr>
      <w:sz w:val="20"/>
      <w:szCs w:val="20"/>
    </w:rPr>
  </w:style>
  <w:style w:type="paragraph" w:styleId="CommentSubject">
    <w:name w:val="annotation subject"/>
    <w:basedOn w:val="CommentText"/>
    <w:next w:val="CommentText"/>
    <w:link w:val="CommentSubjectChar"/>
    <w:uiPriority w:val="99"/>
    <w:semiHidden/>
    <w:unhideWhenUsed/>
    <w:rsid w:val="00432A73"/>
    <w:rPr>
      <w:b/>
      <w:bCs/>
    </w:rPr>
  </w:style>
  <w:style w:type="character" w:customStyle="1" w:styleId="CommentSubjectChar">
    <w:name w:val="Comment Subject Char"/>
    <w:basedOn w:val="CommentTextChar"/>
    <w:link w:val="CommentSubject"/>
    <w:uiPriority w:val="99"/>
    <w:semiHidden/>
    <w:rsid w:val="00432A73"/>
    <w:rPr>
      <w:b/>
      <w:bCs/>
      <w:sz w:val="20"/>
      <w:szCs w:val="20"/>
    </w:rPr>
  </w:style>
  <w:style w:type="paragraph" w:styleId="BalloonText">
    <w:name w:val="Balloon Text"/>
    <w:basedOn w:val="Normal"/>
    <w:link w:val="BalloonTextChar"/>
    <w:uiPriority w:val="99"/>
    <w:semiHidden/>
    <w:unhideWhenUsed/>
    <w:rsid w:val="00432A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2A73"/>
    <w:rPr>
      <w:rFonts w:ascii="Segoe UI" w:hAnsi="Segoe UI" w:cs="Segoe UI"/>
      <w:sz w:val="18"/>
      <w:szCs w:val="18"/>
    </w:rPr>
  </w:style>
  <w:style w:type="paragraph" w:styleId="NoSpacing">
    <w:name w:val="No Spacing"/>
    <w:link w:val="NoSpacingChar"/>
    <w:uiPriority w:val="1"/>
    <w:qFormat/>
    <w:rsid w:val="004A78D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A78DD"/>
    <w:rPr>
      <w:rFonts w:eastAsiaTheme="minorEastAsia"/>
      <w:lang w:eastAsia="ja-JP"/>
    </w:rPr>
  </w:style>
  <w:style w:type="paragraph" w:customStyle="1" w:styleId="MSBizSparkHeader">
    <w:name w:val="MS BizSpark Header"/>
    <w:basedOn w:val="Normal"/>
    <w:link w:val="MSBizSparkHeaderChar"/>
    <w:qFormat/>
    <w:rsid w:val="00DD5CEF"/>
    <w:rPr>
      <w:rFonts w:ascii="Segoe UI Light" w:eastAsia="Times New Roman" w:hAnsi="Segoe UI Light" w:cs="Segoe UI"/>
      <w:bCs/>
      <w:color w:val="009E49"/>
      <w:sz w:val="36"/>
      <w:szCs w:val="36"/>
    </w:rPr>
  </w:style>
  <w:style w:type="paragraph" w:customStyle="1" w:styleId="MSBizSparkBodyCopy">
    <w:name w:val="MS BizSpark Body Copy"/>
    <w:basedOn w:val="Normal"/>
    <w:link w:val="MSBizSparkBodyCopyChar"/>
    <w:qFormat/>
    <w:rsid w:val="00DD5CEF"/>
    <w:pPr>
      <w:spacing w:after="0" w:line="276" w:lineRule="auto"/>
    </w:pPr>
    <w:rPr>
      <w:rFonts w:ascii="Segoe UI Light" w:hAnsi="Segoe UI Light" w:cs="Segoe UI"/>
      <w:sz w:val="20"/>
      <w:szCs w:val="20"/>
    </w:rPr>
  </w:style>
  <w:style w:type="character" w:customStyle="1" w:styleId="MSBizSparkHeaderChar">
    <w:name w:val="MS BizSpark Header Char"/>
    <w:basedOn w:val="DefaultParagraphFont"/>
    <w:link w:val="MSBizSparkHeader"/>
    <w:rsid w:val="00DD5CEF"/>
    <w:rPr>
      <w:rFonts w:ascii="Segoe UI Light" w:eastAsia="Times New Roman" w:hAnsi="Segoe UI Light" w:cs="Segoe UI"/>
      <w:bCs/>
      <w:color w:val="009E49"/>
      <w:sz w:val="36"/>
      <w:szCs w:val="36"/>
    </w:rPr>
  </w:style>
  <w:style w:type="paragraph" w:customStyle="1" w:styleId="MSBizSparkSubhead">
    <w:name w:val="MS BizSpark Subhead"/>
    <w:basedOn w:val="MSBizSparkBodyCopy"/>
    <w:link w:val="MSBizSparkSubheadChar"/>
    <w:qFormat/>
    <w:rsid w:val="00CB7D8F"/>
    <w:pPr>
      <w:spacing w:before="120" w:after="120" w:line="360" w:lineRule="auto"/>
    </w:pPr>
    <w:rPr>
      <w:rFonts w:ascii="Segoe UI Semibold" w:hAnsi="Segoe UI Semibold"/>
      <w:color w:val="009E49"/>
      <w:sz w:val="26"/>
      <w:szCs w:val="26"/>
    </w:rPr>
  </w:style>
  <w:style w:type="character" w:customStyle="1" w:styleId="MSBizSparkBodyCopyChar">
    <w:name w:val="MS BizSpark Body Copy Char"/>
    <w:basedOn w:val="DefaultParagraphFont"/>
    <w:link w:val="MSBizSparkBodyCopy"/>
    <w:rsid w:val="00DD5CEF"/>
    <w:rPr>
      <w:rFonts w:ascii="Segoe UI Light" w:hAnsi="Segoe UI Light" w:cs="Segoe UI"/>
      <w:sz w:val="20"/>
      <w:szCs w:val="20"/>
    </w:rPr>
  </w:style>
  <w:style w:type="character" w:customStyle="1" w:styleId="MSBizSparkSubheadChar">
    <w:name w:val="MS BizSpark Subhead Char"/>
    <w:basedOn w:val="MSBizSparkBodyCopyChar"/>
    <w:link w:val="MSBizSparkSubhead"/>
    <w:rsid w:val="00CB7D8F"/>
    <w:rPr>
      <w:rFonts w:ascii="Segoe UI Semibold" w:hAnsi="Segoe UI Semibold" w:cs="Segoe UI"/>
      <w:color w:val="009E49"/>
      <w:sz w:val="26"/>
      <w:szCs w:val="26"/>
    </w:rPr>
  </w:style>
  <w:style w:type="character" w:styleId="FollowedHyperlink">
    <w:name w:val="FollowedHyperlink"/>
    <w:basedOn w:val="DefaultParagraphFont"/>
    <w:uiPriority w:val="99"/>
    <w:semiHidden/>
    <w:unhideWhenUsed/>
    <w:rsid w:val="00522014"/>
    <w:rPr>
      <w:color w:val="954F72" w:themeColor="followedHyperlink"/>
      <w:u w:val="single"/>
    </w:rPr>
  </w:style>
  <w:style w:type="character" w:customStyle="1" w:styleId="Heading1Char">
    <w:name w:val="Heading 1 Char"/>
    <w:basedOn w:val="DefaultParagraphFont"/>
    <w:link w:val="Heading1"/>
    <w:rsid w:val="00195315"/>
    <w:rPr>
      <w:rFonts w:ascii="Proxima Nova" w:eastAsia="Proxima Nova" w:hAnsi="Proxima Nova" w:cs="Proxima Nova"/>
      <w:b/>
      <w:color w:val="353744"/>
      <w:sz w:val="28"/>
      <w:szCs w:val="28"/>
    </w:rPr>
  </w:style>
  <w:style w:type="paragraph" w:styleId="TOCHeading">
    <w:name w:val="TOC Heading"/>
    <w:basedOn w:val="Heading1"/>
    <w:next w:val="Normal"/>
    <w:uiPriority w:val="39"/>
    <w:unhideWhenUsed/>
    <w:qFormat/>
    <w:rsid w:val="004A4E42"/>
    <w:pPr>
      <w:keepNext/>
      <w:keepLines/>
      <w:spacing w:before="24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A4E42"/>
    <w:pPr>
      <w:spacing w:after="100" w:line="276" w:lineRule="auto"/>
    </w:pPr>
    <w:rPr>
      <w:lang w:val="ru-RU"/>
    </w:rPr>
  </w:style>
  <w:style w:type="paragraph" w:styleId="TOC2">
    <w:name w:val="toc 2"/>
    <w:basedOn w:val="Normal"/>
    <w:next w:val="Normal"/>
    <w:autoRedefine/>
    <w:uiPriority w:val="39"/>
    <w:unhideWhenUsed/>
    <w:rsid w:val="004A4E42"/>
    <w:pPr>
      <w:spacing w:after="100" w:line="276" w:lineRule="auto"/>
      <w:ind w:left="220"/>
    </w:pPr>
    <w:rPr>
      <w:lang w:val="ru-RU"/>
    </w:rPr>
  </w:style>
  <w:style w:type="character" w:customStyle="1" w:styleId="Heading2Char">
    <w:name w:val="Heading 2 Char"/>
    <w:basedOn w:val="DefaultParagraphFont"/>
    <w:link w:val="Heading2"/>
    <w:uiPriority w:val="9"/>
    <w:semiHidden/>
    <w:rsid w:val="004A4E4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A4E42"/>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TOC3">
    <w:name w:val="toc 3"/>
    <w:basedOn w:val="Normal"/>
    <w:next w:val="Normal"/>
    <w:autoRedefine/>
    <w:uiPriority w:val="39"/>
    <w:unhideWhenUsed/>
    <w:rsid w:val="00453FD1"/>
    <w:pPr>
      <w:spacing w:after="100"/>
      <w:ind w:left="440"/>
    </w:pPr>
  </w:style>
  <w:style w:type="character" w:customStyle="1" w:styleId="Heading3Char">
    <w:name w:val="Heading 3 Char"/>
    <w:basedOn w:val="DefaultParagraphFont"/>
    <w:link w:val="Heading3"/>
    <w:uiPriority w:val="9"/>
    <w:semiHidden/>
    <w:rsid w:val="002278A6"/>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278A6"/>
    <w:rPr>
      <w:b/>
      <w:bCs/>
    </w:rPr>
  </w:style>
  <w:style w:type="paragraph" w:customStyle="1" w:styleId="Code">
    <w:name w:val="Code"/>
    <w:basedOn w:val="Normal"/>
    <w:link w:val="CodeChar"/>
    <w:qFormat/>
    <w:rsid w:val="002278A6"/>
    <w:pPr>
      <w:spacing w:after="0" w:line="276" w:lineRule="auto"/>
    </w:pPr>
    <w:rPr>
      <w:i/>
      <w:color w:val="1F4E79" w:themeColor="accent1" w:themeShade="80"/>
    </w:rPr>
  </w:style>
  <w:style w:type="character" w:customStyle="1" w:styleId="CodeChar">
    <w:name w:val="Code Char"/>
    <w:basedOn w:val="DefaultParagraphFont"/>
    <w:link w:val="Code"/>
    <w:rsid w:val="002278A6"/>
    <w:rPr>
      <w:i/>
      <w:color w:val="1F4E79" w:themeColor="accent1" w:themeShade="80"/>
    </w:rPr>
  </w:style>
  <w:style w:type="paragraph" w:styleId="HTMLPreformatted">
    <w:name w:val="HTML Preformatted"/>
    <w:basedOn w:val="Normal"/>
    <w:link w:val="HTMLPreformattedChar"/>
    <w:uiPriority w:val="99"/>
    <w:semiHidden/>
    <w:unhideWhenUsed/>
    <w:rsid w:val="002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2278A6"/>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44369">
      <w:bodyDiv w:val="1"/>
      <w:marLeft w:val="0"/>
      <w:marRight w:val="0"/>
      <w:marTop w:val="0"/>
      <w:marBottom w:val="0"/>
      <w:divBdr>
        <w:top w:val="none" w:sz="0" w:space="0" w:color="auto"/>
        <w:left w:val="none" w:sz="0" w:space="0" w:color="auto"/>
        <w:bottom w:val="none" w:sz="0" w:space="0" w:color="auto"/>
        <w:right w:val="none" w:sz="0" w:space="0" w:color="auto"/>
      </w:divBdr>
    </w:div>
    <w:div w:id="126507369">
      <w:bodyDiv w:val="1"/>
      <w:marLeft w:val="0"/>
      <w:marRight w:val="0"/>
      <w:marTop w:val="0"/>
      <w:marBottom w:val="0"/>
      <w:divBdr>
        <w:top w:val="none" w:sz="0" w:space="0" w:color="auto"/>
        <w:left w:val="none" w:sz="0" w:space="0" w:color="auto"/>
        <w:bottom w:val="none" w:sz="0" w:space="0" w:color="auto"/>
        <w:right w:val="none" w:sz="0" w:space="0" w:color="auto"/>
      </w:divBdr>
    </w:div>
    <w:div w:id="265037323">
      <w:bodyDiv w:val="1"/>
      <w:marLeft w:val="0"/>
      <w:marRight w:val="0"/>
      <w:marTop w:val="0"/>
      <w:marBottom w:val="0"/>
      <w:divBdr>
        <w:top w:val="none" w:sz="0" w:space="0" w:color="auto"/>
        <w:left w:val="none" w:sz="0" w:space="0" w:color="auto"/>
        <w:bottom w:val="none" w:sz="0" w:space="0" w:color="auto"/>
        <w:right w:val="none" w:sz="0" w:space="0" w:color="auto"/>
      </w:divBdr>
    </w:div>
    <w:div w:id="301430148">
      <w:bodyDiv w:val="1"/>
      <w:marLeft w:val="0"/>
      <w:marRight w:val="0"/>
      <w:marTop w:val="0"/>
      <w:marBottom w:val="0"/>
      <w:divBdr>
        <w:top w:val="none" w:sz="0" w:space="0" w:color="auto"/>
        <w:left w:val="none" w:sz="0" w:space="0" w:color="auto"/>
        <w:bottom w:val="none" w:sz="0" w:space="0" w:color="auto"/>
        <w:right w:val="none" w:sz="0" w:space="0" w:color="auto"/>
      </w:divBdr>
    </w:div>
    <w:div w:id="383525761">
      <w:bodyDiv w:val="1"/>
      <w:marLeft w:val="0"/>
      <w:marRight w:val="0"/>
      <w:marTop w:val="0"/>
      <w:marBottom w:val="0"/>
      <w:divBdr>
        <w:top w:val="none" w:sz="0" w:space="0" w:color="auto"/>
        <w:left w:val="none" w:sz="0" w:space="0" w:color="auto"/>
        <w:bottom w:val="none" w:sz="0" w:space="0" w:color="auto"/>
        <w:right w:val="none" w:sz="0" w:space="0" w:color="auto"/>
      </w:divBdr>
    </w:div>
    <w:div w:id="398673989">
      <w:bodyDiv w:val="1"/>
      <w:marLeft w:val="0"/>
      <w:marRight w:val="0"/>
      <w:marTop w:val="0"/>
      <w:marBottom w:val="0"/>
      <w:divBdr>
        <w:top w:val="none" w:sz="0" w:space="0" w:color="auto"/>
        <w:left w:val="none" w:sz="0" w:space="0" w:color="auto"/>
        <w:bottom w:val="none" w:sz="0" w:space="0" w:color="auto"/>
        <w:right w:val="none" w:sz="0" w:space="0" w:color="auto"/>
      </w:divBdr>
    </w:div>
    <w:div w:id="557130794">
      <w:bodyDiv w:val="1"/>
      <w:marLeft w:val="0"/>
      <w:marRight w:val="0"/>
      <w:marTop w:val="0"/>
      <w:marBottom w:val="0"/>
      <w:divBdr>
        <w:top w:val="none" w:sz="0" w:space="0" w:color="auto"/>
        <w:left w:val="none" w:sz="0" w:space="0" w:color="auto"/>
        <w:bottom w:val="none" w:sz="0" w:space="0" w:color="auto"/>
        <w:right w:val="none" w:sz="0" w:space="0" w:color="auto"/>
      </w:divBdr>
    </w:div>
    <w:div w:id="559437979">
      <w:bodyDiv w:val="1"/>
      <w:marLeft w:val="0"/>
      <w:marRight w:val="0"/>
      <w:marTop w:val="0"/>
      <w:marBottom w:val="0"/>
      <w:divBdr>
        <w:top w:val="none" w:sz="0" w:space="0" w:color="auto"/>
        <w:left w:val="none" w:sz="0" w:space="0" w:color="auto"/>
        <w:bottom w:val="none" w:sz="0" w:space="0" w:color="auto"/>
        <w:right w:val="none" w:sz="0" w:space="0" w:color="auto"/>
      </w:divBdr>
    </w:div>
    <w:div w:id="566458137">
      <w:bodyDiv w:val="1"/>
      <w:marLeft w:val="0"/>
      <w:marRight w:val="0"/>
      <w:marTop w:val="0"/>
      <w:marBottom w:val="0"/>
      <w:divBdr>
        <w:top w:val="none" w:sz="0" w:space="0" w:color="auto"/>
        <w:left w:val="none" w:sz="0" w:space="0" w:color="auto"/>
        <w:bottom w:val="none" w:sz="0" w:space="0" w:color="auto"/>
        <w:right w:val="none" w:sz="0" w:space="0" w:color="auto"/>
      </w:divBdr>
    </w:div>
    <w:div w:id="571811182">
      <w:bodyDiv w:val="1"/>
      <w:marLeft w:val="0"/>
      <w:marRight w:val="0"/>
      <w:marTop w:val="0"/>
      <w:marBottom w:val="0"/>
      <w:divBdr>
        <w:top w:val="none" w:sz="0" w:space="0" w:color="auto"/>
        <w:left w:val="none" w:sz="0" w:space="0" w:color="auto"/>
        <w:bottom w:val="none" w:sz="0" w:space="0" w:color="auto"/>
        <w:right w:val="none" w:sz="0" w:space="0" w:color="auto"/>
      </w:divBdr>
    </w:div>
    <w:div w:id="579406244">
      <w:bodyDiv w:val="1"/>
      <w:marLeft w:val="0"/>
      <w:marRight w:val="0"/>
      <w:marTop w:val="0"/>
      <w:marBottom w:val="0"/>
      <w:divBdr>
        <w:top w:val="none" w:sz="0" w:space="0" w:color="auto"/>
        <w:left w:val="none" w:sz="0" w:space="0" w:color="auto"/>
        <w:bottom w:val="none" w:sz="0" w:space="0" w:color="auto"/>
        <w:right w:val="none" w:sz="0" w:space="0" w:color="auto"/>
      </w:divBdr>
    </w:div>
    <w:div w:id="604272500">
      <w:bodyDiv w:val="1"/>
      <w:marLeft w:val="0"/>
      <w:marRight w:val="0"/>
      <w:marTop w:val="0"/>
      <w:marBottom w:val="0"/>
      <w:divBdr>
        <w:top w:val="none" w:sz="0" w:space="0" w:color="auto"/>
        <w:left w:val="none" w:sz="0" w:space="0" w:color="auto"/>
        <w:bottom w:val="none" w:sz="0" w:space="0" w:color="auto"/>
        <w:right w:val="none" w:sz="0" w:space="0" w:color="auto"/>
      </w:divBdr>
    </w:div>
    <w:div w:id="659581639">
      <w:bodyDiv w:val="1"/>
      <w:marLeft w:val="0"/>
      <w:marRight w:val="0"/>
      <w:marTop w:val="0"/>
      <w:marBottom w:val="0"/>
      <w:divBdr>
        <w:top w:val="none" w:sz="0" w:space="0" w:color="auto"/>
        <w:left w:val="none" w:sz="0" w:space="0" w:color="auto"/>
        <w:bottom w:val="none" w:sz="0" w:space="0" w:color="auto"/>
        <w:right w:val="none" w:sz="0" w:space="0" w:color="auto"/>
      </w:divBdr>
    </w:div>
    <w:div w:id="733091857">
      <w:bodyDiv w:val="1"/>
      <w:marLeft w:val="0"/>
      <w:marRight w:val="0"/>
      <w:marTop w:val="0"/>
      <w:marBottom w:val="0"/>
      <w:divBdr>
        <w:top w:val="none" w:sz="0" w:space="0" w:color="auto"/>
        <w:left w:val="none" w:sz="0" w:space="0" w:color="auto"/>
        <w:bottom w:val="none" w:sz="0" w:space="0" w:color="auto"/>
        <w:right w:val="none" w:sz="0" w:space="0" w:color="auto"/>
      </w:divBdr>
    </w:div>
    <w:div w:id="999843847">
      <w:bodyDiv w:val="1"/>
      <w:marLeft w:val="0"/>
      <w:marRight w:val="0"/>
      <w:marTop w:val="0"/>
      <w:marBottom w:val="0"/>
      <w:divBdr>
        <w:top w:val="none" w:sz="0" w:space="0" w:color="auto"/>
        <w:left w:val="none" w:sz="0" w:space="0" w:color="auto"/>
        <w:bottom w:val="none" w:sz="0" w:space="0" w:color="auto"/>
        <w:right w:val="none" w:sz="0" w:space="0" w:color="auto"/>
      </w:divBdr>
    </w:div>
    <w:div w:id="1055928193">
      <w:bodyDiv w:val="1"/>
      <w:marLeft w:val="0"/>
      <w:marRight w:val="0"/>
      <w:marTop w:val="0"/>
      <w:marBottom w:val="0"/>
      <w:divBdr>
        <w:top w:val="none" w:sz="0" w:space="0" w:color="auto"/>
        <w:left w:val="none" w:sz="0" w:space="0" w:color="auto"/>
        <w:bottom w:val="none" w:sz="0" w:space="0" w:color="auto"/>
        <w:right w:val="none" w:sz="0" w:space="0" w:color="auto"/>
      </w:divBdr>
    </w:div>
    <w:div w:id="1095397107">
      <w:bodyDiv w:val="1"/>
      <w:marLeft w:val="0"/>
      <w:marRight w:val="0"/>
      <w:marTop w:val="0"/>
      <w:marBottom w:val="0"/>
      <w:divBdr>
        <w:top w:val="none" w:sz="0" w:space="0" w:color="auto"/>
        <w:left w:val="none" w:sz="0" w:space="0" w:color="auto"/>
        <w:bottom w:val="none" w:sz="0" w:space="0" w:color="auto"/>
        <w:right w:val="none" w:sz="0" w:space="0" w:color="auto"/>
      </w:divBdr>
    </w:div>
    <w:div w:id="1146237282">
      <w:bodyDiv w:val="1"/>
      <w:marLeft w:val="0"/>
      <w:marRight w:val="0"/>
      <w:marTop w:val="0"/>
      <w:marBottom w:val="0"/>
      <w:divBdr>
        <w:top w:val="none" w:sz="0" w:space="0" w:color="auto"/>
        <w:left w:val="none" w:sz="0" w:space="0" w:color="auto"/>
        <w:bottom w:val="none" w:sz="0" w:space="0" w:color="auto"/>
        <w:right w:val="none" w:sz="0" w:space="0" w:color="auto"/>
      </w:divBdr>
    </w:div>
    <w:div w:id="1175994787">
      <w:bodyDiv w:val="1"/>
      <w:marLeft w:val="0"/>
      <w:marRight w:val="0"/>
      <w:marTop w:val="0"/>
      <w:marBottom w:val="0"/>
      <w:divBdr>
        <w:top w:val="none" w:sz="0" w:space="0" w:color="auto"/>
        <w:left w:val="none" w:sz="0" w:space="0" w:color="auto"/>
        <w:bottom w:val="none" w:sz="0" w:space="0" w:color="auto"/>
        <w:right w:val="none" w:sz="0" w:space="0" w:color="auto"/>
      </w:divBdr>
    </w:div>
    <w:div w:id="1257904864">
      <w:bodyDiv w:val="1"/>
      <w:marLeft w:val="0"/>
      <w:marRight w:val="0"/>
      <w:marTop w:val="0"/>
      <w:marBottom w:val="0"/>
      <w:divBdr>
        <w:top w:val="none" w:sz="0" w:space="0" w:color="auto"/>
        <w:left w:val="none" w:sz="0" w:space="0" w:color="auto"/>
        <w:bottom w:val="none" w:sz="0" w:space="0" w:color="auto"/>
        <w:right w:val="none" w:sz="0" w:space="0" w:color="auto"/>
      </w:divBdr>
    </w:div>
    <w:div w:id="1381593227">
      <w:bodyDiv w:val="1"/>
      <w:marLeft w:val="0"/>
      <w:marRight w:val="0"/>
      <w:marTop w:val="0"/>
      <w:marBottom w:val="0"/>
      <w:divBdr>
        <w:top w:val="none" w:sz="0" w:space="0" w:color="auto"/>
        <w:left w:val="none" w:sz="0" w:space="0" w:color="auto"/>
        <w:bottom w:val="none" w:sz="0" w:space="0" w:color="auto"/>
        <w:right w:val="none" w:sz="0" w:space="0" w:color="auto"/>
      </w:divBdr>
    </w:div>
    <w:div w:id="1421102393">
      <w:bodyDiv w:val="1"/>
      <w:marLeft w:val="0"/>
      <w:marRight w:val="0"/>
      <w:marTop w:val="0"/>
      <w:marBottom w:val="0"/>
      <w:divBdr>
        <w:top w:val="none" w:sz="0" w:space="0" w:color="auto"/>
        <w:left w:val="none" w:sz="0" w:space="0" w:color="auto"/>
        <w:bottom w:val="none" w:sz="0" w:space="0" w:color="auto"/>
        <w:right w:val="none" w:sz="0" w:space="0" w:color="auto"/>
      </w:divBdr>
    </w:div>
    <w:div w:id="1429815364">
      <w:bodyDiv w:val="1"/>
      <w:marLeft w:val="0"/>
      <w:marRight w:val="0"/>
      <w:marTop w:val="0"/>
      <w:marBottom w:val="0"/>
      <w:divBdr>
        <w:top w:val="none" w:sz="0" w:space="0" w:color="auto"/>
        <w:left w:val="none" w:sz="0" w:space="0" w:color="auto"/>
        <w:bottom w:val="none" w:sz="0" w:space="0" w:color="auto"/>
        <w:right w:val="none" w:sz="0" w:space="0" w:color="auto"/>
      </w:divBdr>
    </w:div>
    <w:div w:id="1534684886">
      <w:bodyDiv w:val="1"/>
      <w:marLeft w:val="0"/>
      <w:marRight w:val="0"/>
      <w:marTop w:val="0"/>
      <w:marBottom w:val="0"/>
      <w:divBdr>
        <w:top w:val="none" w:sz="0" w:space="0" w:color="auto"/>
        <w:left w:val="none" w:sz="0" w:space="0" w:color="auto"/>
        <w:bottom w:val="none" w:sz="0" w:space="0" w:color="auto"/>
        <w:right w:val="none" w:sz="0" w:space="0" w:color="auto"/>
      </w:divBdr>
    </w:div>
    <w:div w:id="1568951292">
      <w:bodyDiv w:val="1"/>
      <w:marLeft w:val="0"/>
      <w:marRight w:val="0"/>
      <w:marTop w:val="0"/>
      <w:marBottom w:val="0"/>
      <w:divBdr>
        <w:top w:val="none" w:sz="0" w:space="0" w:color="auto"/>
        <w:left w:val="none" w:sz="0" w:space="0" w:color="auto"/>
        <w:bottom w:val="none" w:sz="0" w:space="0" w:color="auto"/>
        <w:right w:val="none" w:sz="0" w:space="0" w:color="auto"/>
      </w:divBdr>
    </w:div>
    <w:div w:id="1627736707">
      <w:bodyDiv w:val="1"/>
      <w:marLeft w:val="0"/>
      <w:marRight w:val="0"/>
      <w:marTop w:val="0"/>
      <w:marBottom w:val="0"/>
      <w:divBdr>
        <w:top w:val="none" w:sz="0" w:space="0" w:color="auto"/>
        <w:left w:val="none" w:sz="0" w:space="0" w:color="auto"/>
        <w:bottom w:val="none" w:sz="0" w:space="0" w:color="auto"/>
        <w:right w:val="none" w:sz="0" w:space="0" w:color="auto"/>
      </w:divBdr>
    </w:div>
    <w:div w:id="1702363593">
      <w:bodyDiv w:val="1"/>
      <w:marLeft w:val="0"/>
      <w:marRight w:val="0"/>
      <w:marTop w:val="0"/>
      <w:marBottom w:val="0"/>
      <w:divBdr>
        <w:top w:val="none" w:sz="0" w:space="0" w:color="auto"/>
        <w:left w:val="none" w:sz="0" w:space="0" w:color="auto"/>
        <w:bottom w:val="none" w:sz="0" w:space="0" w:color="auto"/>
        <w:right w:val="none" w:sz="0" w:space="0" w:color="auto"/>
      </w:divBdr>
    </w:div>
    <w:div w:id="1717318384">
      <w:bodyDiv w:val="1"/>
      <w:marLeft w:val="0"/>
      <w:marRight w:val="0"/>
      <w:marTop w:val="0"/>
      <w:marBottom w:val="0"/>
      <w:divBdr>
        <w:top w:val="none" w:sz="0" w:space="0" w:color="auto"/>
        <w:left w:val="none" w:sz="0" w:space="0" w:color="auto"/>
        <w:bottom w:val="none" w:sz="0" w:space="0" w:color="auto"/>
        <w:right w:val="none" w:sz="0" w:space="0" w:color="auto"/>
      </w:divBdr>
      <w:divsChild>
        <w:div w:id="1052073346">
          <w:marLeft w:val="0"/>
          <w:marRight w:val="0"/>
          <w:marTop w:val="0"/>
          <w:marBottom w:val="0"/>
          <w:divBdr>
            <w:top w:val="none" w:sz="0" w:space="0" w:color="auto"/>
            <w:left w:val="none" w:sz="0" w:space="0" w:color="auto"/>
            <w:bottom w:val="none" w:sz="0" w:space="0" w:color="auto"/>
            <w:right w:val="none" w:sz="0" w:space="0" w:color="auto"/>
          </w:divBdr>
          <w:divsChild>
            <w:div w:id="116684126">
              <w:marLeft w:val="0"/>
              <w:marRight w:val="0"/>
              <w:marTop w:val="0"/>
              <w:marBottom w:val="0"/>
              <w:divBdr>
                <w:top w:val="none" w:sz="0" w:space="0" w:color="auto"/>
                <w:left w:val="none" w:sz="0" w:space="0" w:color="auto"/>
                <w:bottom w:val="none" w:sz="0" w:space="0" w:color="auto"/>
                <w:right w:val="none" w:sz="0" w:space="0" w:color="auto"/>
              </w:divBdr>
              <w:divsChild>
                <w:div w:id="1426724749">
                  <w:marLeft w:val="0"/>
                  <w:marRight w:val="0"/>
                  <w:marTop w:val="0"/>
                  <w:marBottom w:val="0"/>
                  <w:divBdr>
                    <w:top w:val="none" w:sz="0" w:space="0" w:color="auto"/>
                    <w:left w:val="none" w:sz="0" w:space="0" w:color="auto"/>
                    <w:bottom w:val="none" w:sz="0" w:space="0" w:color="auto"/>
                    <w:right w:val="none" w:sz="0" w:space="0" w:color="auto"/>
                  </w:divBdr>
                  <w:divsChild>
                    <w:div w:id="2012830145">
                      <w:marLeft w:val="0"/>
                      <w:marRight w:val="0"/>
                      <w:marTop w:val="0"/>
                      <w:marBottom w:val="0"/>
                      <w:divBdr>
                        <w:top w:val="none" w:sz="0" w:space="0" w:color="auto"/>
                        <w:left w:val="none" w:sz="0" w:space="0" w:color="auto"/>
                        <w:bottom w:val="none" w:sz="0" w:space="0" w:color="auto"/>
                        <w:right w:val="none" w:sz="0" w:space="0" w:color="auto"/>
                      </w:divBdr>
                      <w:divsChild>
                        <w:div w:id="1338652819">
                          <w:marLeft w:val="0"/>
                          <w:marRight w:val="0"/>
                          <w:marTop w:val="0"/>
                          <w:marBottom w:val="0"/>
                          <w:divBdr>
                            <w:top w:val="none" w:sz="0" w:space="0" w:color="auto"/>
                            <w:left w:val="none" w:sz="0" w:space="0" w:color="auto"/>
                            <w:bottom w:val="none" w:sz="0" w:space="0" w:color="auto"/>
                            <w:right w:val="none" w:sz="0" w:space="0" w:color="auto"/>
                          </w:divBdr>
                          <w:divsChild>
                            <w:div w:id="1572160315">
                              <w:marLeft w:val="0"/>
                              <w:marRight w:val="0"/>
                              <w:marTop w:val="0"/>
                              <w:marBottom w:val="0"/>
                              <w:divBdr>
                                <w:top w:val="none" w:sz="0" w:space="0" w:color="auto"/>
                                <w:left w:val="none" w:sz="0" w:space="0" w:color="auto"/>
                                <w:bottom w:val="none" w:sz="0" w:space="0" w:color="auto"/>
                                <w:right w:val="none" w:sz="0" w:space="0" w:color="auto"/>
                              </w:divBdr>
                              <w:divsChild>
                                <w:div w:id="216866717">
                                  <w:marLeft w:val="0"/>
                                  <w:marRight w:val="0"/>
                                  <w:marTop w:val="0"/>
                                  <w:marBottom w:val="0"/>
                                  <w:divBdr>
                                    <w:top w:val="none" w:sz="0" w:space="0" w:color="auto"/>
                                    <w:left w:val="none" w:sz="0" w:space="0" w:color="auto"/>
                                    <w:bottom w:val="none" w:sz="0" w:space="0" w:color="auto"/>
                                    <w:right w:val="none" w:sz="0" w:space="0" w:color="auto"/>
                                  </w:divBdr>
                                  <w:divsChild>
                                    <w:div w:id="2081436783">
                                      <w:marLeft w:val="0"/>
                                      <w:marRight w:val="0"/>
                                      <w:marTop w:val="0"/>
                                      <w:marBottom w:val="0"/>
                                      <w:divBdr>
                                        <w:top w:val="none" w:sz="0" w:space="0" w:color="auto"/>
                                        <w:left w:val="none" w:sz="0" w:space="0" w:color="auto"/>
                                        <w:bottom w:val="none" w:sz="0" w:space="0" w:color="auto"/>
                                        <w:right w:val="none" w:sz="0" w:space="0" w:color="auto"/>
                                      </w:divBdr>
                                      <w:divsChild>
                                        <w:div w:id="158350810">
                                          <w:marLeft w:val="0"/>
                                          <w:marRight w:val="0"/>
                                          <w:marTop w:val="0"/>
                                          <w:marBottom w:val="0"/>
                                          <w:divBdr>
                                            <w:top w:val="none" w:sz="0" w:space="0" w:color="auto"/>
                                            <w:left w:val="none" w:sz="0" w:space="0" w:color="auto"/>
                                            <w:bottom w:val="none" w:sz="0" w:space="0" w:color="auto"/>
                                            <w:right w:val="none" w:sz="0" w:space="0" w:color="auto"/>
                                          </w:divBdr>
                                          <w:divsChild>
                                            <w:div w:id="873663706">
                                              <w:marLeft w:val="0"/>
                                              <w:marRight w:val="0"/>
                                              <w:marTop w:val="0"/>
                                              <w:marBottom w:val="0"/>
                                              <w:divBdr>
                                                <w:top w:val="none" w:sz="0" w:space="0" w:color="auto"/>
                                                <w:left w:val="none" w:sz="0" w:space="0" w:color="auto"/>
                                                <w:bottom w:val="none" w:sz="0" w:space="0" w:color="auto"/>
                                                <w:right w:val="none" w:sz="0" w:space="0" w:color="auto"/>
                                              </w:divBdr>
                                              <w:divsChild>
                                                <w:div w:id="295448807">
                                                  <w:marLeft w:val="0"/>
                                                  <w:marRight w:val="0"/>
                                                  <w:marTop w:val="0"/>
                                                  <w:marBottom w:val="0"/>
                                                  <w:divBdr>
                                                    <w:top w:val="none" w:sz="0" w:space="0" w:color="auto"/>
                                                    <w:left w:val="none" w:sz="0" w:space="0" w:color="auto"/>
                                                    <w:bottom w:val="none" w:sz="0" w:space="0" w:color="auto"/>
                                                    <w:right w:val="none" w:sz="0" w:space="0" w:color="auto"/>
                                                  </w:divBdr>
                                                  <w:divsChild>
                                                    <w:div w:id="1633167732">
                                                      <w:marLeft w:val="0"/>
                                                      <w:marRight w:val="0"/>
                                                      <w:marTop w:val="75"/>
                                                      <w:marBottom w:val="0"/>
                                                      <w:divBdr>
                                                        <w:top w:val="none" w:sz="0" w:space="0" w:color="auto"/>
                                                        <w:left w:val="none" w:sz="0" w:space="0" w:color="auto"/>
                                                        <w:bottom w:val="none" w:sz="0" w:space="0" w:color="auto"/>
                                                        <w:right w:val="none" w:sz="0" w:space="0" w:color="auto"/>
                                                      </w:divBdr>
                                                      <w:divsChild>
                                                        <w:div w:id="210579662">
                                                          <w:marLeft w:val="0"/>
                                                          <w:marRight w:val="0"/>
                                                          <w:marTop w:val="0"/>
                                                          <w:marBottom w:val="0"/>
                                                          <w:divBdr>
                                                            <w:top w:val="none" w:sz="0" w:space="0" w:color="auto"/>
                                                            <w:left w:val="none" w:sz="0" w:space="0" w:color="auto"/>
                                                            <w:bottom w:val="none" w:sz="0" w:space="0" w:color="auto"/>
                                                            <w:right w:val="none" w:sz="0" w:space="0" w:color="auto"/>
                                                          </w:divBdr>
                                                        </w:div>
                                                      </w:divsChild>
                                                    </w:div>
                                                    <w:div w:id="476604723">
                                                      <w:marLeft w:val="3"/>
                                                      <w:marRight w:val="0"/>
                                                      <w:marTop w:val="60"/>
                                                      <w:marBottom w:val="0"/>
                                                      <w:divBdr>
                                                        <w:top w:val="none" w:sz="0" w:space="0" w:color="auto"/>
                                                        <w:left w:val="none" w:sz="0" w:space="0" w:color="auto"/>
                                                        <w:bottom w:val="none" w:sz="0" w:space="0" w:color="auto"/>
                                                        <w:right w:val="none" w:sz="0" w:space="0" w:color="auto"/>
                                                      </w:divBdr>
                                                      <w:divsChild>
                                                        <w:div w:id="1718358518">
                                                          <w:marLeft w:val="0"/>
                                                          <w:marRight w:val="0"/>
                                                          <w:marTop w:val="0"/>
                                                          <w:marBottom w:val="0"/>
                                                          <w:divBdr>
                                                            <w:top w:val="none" w:sz="0" w:space="0" w:color="auto"/>
                                                            <w:left w:val="none" w:sz="0" w:space="0" w:color="auto"/>
                                                            <w:bottom w:val="none" w:sz="0" w:space="0" w:color="auto"/>
                                                            <w:right w:val="none" w:sz="0" w:space="0" w:color="auto"/>
                                                          </w:divBdr>
                                                        </w:div>
                                                      </w:divsChild>
                                                    </w:div>
                                                    <w:div w:id="1936480766">
                                                      <w:marLeft w:val="0"/>
                                                      <w:marRight w:val="0"/>
                                                      <w:marTop w:val="75"/>
                                                      <w:marBottom w:val="0"/>
                                                      <w:divBdr>
                                                        <w:top w:val="none" w:sz="0" w:space="0" w:color="auto"/>
                                                        <w:left w:val="none" w:sz="0" w:space="0" w:color="auto"/>
                                                        <w:bottom w:val="none" w:sz="0" w:space="0" w:color="auto"/>
                                                        <w:right w:val="none" w:sz="0" w:space="0" w:color="auto"/>
                                                      </w:divBdr>
                                                      <w:divsChild>
                                                        <w:div w:id="2123451971">
                                                          <w:marLeft w:val="0"/>
                                                          <w:marRight w:val="0"/>
                                                          <w:marTop w:val="0"/>
                                                          <w:marBottom w:val="0"/>
                                                          <w:divBdr>
                                                            <w:top w:val="none" w:sz="0" w:space="0" w:color="auto"/>
                                                            <w:left w:val="none" w:sz="0" w:space="0" w:color="auto"/>
                                                            <w:bottom w:val="none" w:sz="0" w:space="0" w:color="auto"/>
                                                            <w:right w:val="none" w:sz="0" w:space="0" w:color="auto"/>
                                                          </w:divBdr>
                                                        </w:div>
                                                      </w:divsChild>
                                                    </w:div>
                                                    <w:div w:id="444814725">
                                                      <w:marLeft w:val="3"/>
                                                      <w:marRight w:val="0"/>
                                                      <w:marTop w:val="60"/>
                                                      <w:marBottom w:val="0"/>
                                                      <w:divBdr>
                                                        <w:top w:val="none" w:sz="0" w:space="0" w:color="auto"/>
                                                        <w:left w:val="none" w:sz="0" w:space="0" w:color="auto"/>
                                                        <w:bottom w:val="none" w:sz="0" w:space="0" w:color="auto"/>
                                                        <w:right w:val="none" w:sz="0" w:space="0" w:color="auto"/>
                                                      </w:divBdr>
                                                      <w:divsChild>
                                                        <w:div w:id="244922212">
                                                          <w:marLeft w:val="0"/>
                                                          <w:marRight w:val="0"/>
                                                          <w:marTop w:val="0"/>
                                                          <w:marBottom w:val="0"/>
                                                          <w:divBdr>
                                                            <w:top w:val="none" w:sz="0" w:space="0" w:color="auto"/>
                                                            <w:left w:val="none" w:sz="0" w:space="0" w:color="auto"/>
                                                            <w:bottom w:val="none" w:sz="0" w:space="0" w:color="auto"/>
                                                            <w:right w:val="none" w:sz="0" w:space="0" w:color="auto"/>
                                                          </w:divBdr>
                                                        </w:div>
                                                      </w:divsChild>
                                                    </w:div>
                                                    <w:div w:id="379985680">
                                                      <w:marLeft w:val="0"/>
                                                      <w:marRight w:val="0"/>
                                                      <w:marTop w:val="75"/>
                                                      <w:marBottom w:val="0"/>
                                                      <w:divBdr>
                                                        <w:top w:val="none" w:sz="0" w:space="0" w:color="auto"/>
                                                        <w:left w:val="none" w:sz="0" w:space="0" w:color="auto"/>
                                                        <w:bottom w:val="none" w:sz="0" w:space="0" w:color="auto"/>
                                                        <w:right w:val="none" w:sz="0" w:space="0" w:color="auto"/>
                                                      </w:divBdr>
                                                      <w:divsChild>
                                                        <w:div w:id="17629995">
                                                          <w:marLeft w:val="0"/>
                                                          <w:marRight w:val="0"/>
                                                          <w:marTop w:val="0"/>
                                                          <w:marBottom w:val="0"/>
                                                          <w:divBdr>
                                                            <w:top w:val="none" w:sz="0" w:space="0" w:color="auto"/>
                                                            <w:left w:val="none" w:sz="0" w:space="0" w:color="auto"/>
                                                            <w:bottom w:val="none" w:sz="0" w:space="0" w:color="auto"/>
                                                            <w:right w:val="none" w:sz="0" w:space="0" w:color="auto"/>
                                                          </w:divBdr>
                                                        </w:div>
                                                      </w:divsChild>
                                                    </w:div>
                                                    <w:div w:id="1639144296">
                                                      <w:marLeft w:val="3"/>
                                                      <w:marRight w:val="0"/>
                                                      <w:marTop w:val="60"/>
                                                      <w:marBottom w:val="0"/>
                                                      <w:divBdr>
                                                        <w:top w:val="none" w:sz="0" w:space="0" w:color="auto"/>
                                                        <w:left w:val="none" w:sz="0" w:space="0" w:color="auto"/>
                                                        <w:bottom w:val="none" w:sz="0" w:space="0" w:color="auto"/>
                                                        <w:right w:val="none" w:sz="0" w:space="0" w:color="auto"/>
                                                      </w:divBdr>
                                                      <w:divsChild>
                                                        <w:div w:id="1254165107">
                                                          <w:marLeft w:val="0"/>
                                                          <w:marRight w:val="0"/>
                                                          <w:marTop w:val="0"/>
                                                          <w:marBottom w:val="0"/>
                                                          <w:divBdr>
                                                            <w:top w:val="none" w:sz="0" w:space="0" w:color="auto"/>
                                                            <w:left w:val="none" w:sz="0" w:space="0" w:color="auto"/>
                                                            <w:bottom w:val="none" w:sz="0" w:space="0" w:color="auto"/>
                                                            <w:right w:val="none" w:sz="0" w:space="0" w:color="auto"/>
                                                          </w:divBdr>
                                                        </w:div>
                                                      </w:divsChild>
                                                    </w:div>
                                                    <w:div w:id="2110076765">
                                                      <w:marLeft w:val="0"/>
                                                      <w:marRight w:val="0"/>
                                                      <w:marTop w:val="75"/>
                                                      <w:marBottom w:val="0"/>
                                                      <w:divBdr>
                                                        <w:top w:val="none" w:sz="0" w:space="0" w:color="auto"/>
                                                        <w:left w:val="none" w:sz="0" w:space="0" w:color="auto"/>
                                                        <w:bottom w:val="none" w:sz="0" w:space="0" w:color="auto"/>
                                                        <w:right w:val="none" w:sz="0" w:space="0" w:color="auto"/>
                                                      </w:divBdr>
                                                      <w:divsChild>
                                                        <w:div w:id="1509636660">
                                                          <w:marLeft w:val="0"/>
                                                          <w:marRight w:val="0"/>
                                                          <w:marTop w:val="0"/>
                                                          <w:marBottom w:val="0"/>
                                                          <w:divBdr>
                                                            <w:top w:val="none" w:sz="0" w:space="0" w:color="auto"/>
                                                            <w:left w:val="none" w:sz="0" w:space="0" w:color="auto"/>
                                                            <w:bottom w:val="none" w:sz="0" w:space="0" w:color="auto"/>
                                                            <w:right w:val="none" w:sz="0" w:space="0" w:color="auto"/>
                                                          </w:divBdr>
                                                        </w:div>
                                                      </w:divsChild>
                                                    </w:div>
                                                    <w:div w:id="1168980704">
                                                      <w:marLeft w:val="3"/>
                                                      <w:marRight w:val="0"/>
                                                      <w:marTop w:val="60"/>
                                                      <w:marBottom w:val="0"/>
                                                      <w:divBdr>
                                                        <w:top w:val="none" w:sz="0" w:space="0" w:color="auto"/>
                                                        <w:left w:val="none" w:sz="0" w:space="0" w:color="auto"/>
                                                        <w:bottom w:val="none" w:sz="0" w:space="0" w:color="auto"/>
                                                        <w:right w:val="none" w:sz="0" w:space="0" w:color="auto"/>
                                                      </w:divBdr>
                                                      <w:divsChild>
                                                        <w:div w:id="1920171612">
                                                          <w:marLeft w:val="0"/>
                                                          <w:marRight w:val="0"/>
                                                          <w:marTop w:val="0"/>
                                                          <w:marBottom w:val="0"/>
                                                          <w:divBdr>
                                                            <w:top w:val="none" w:sz="0" w:space="0" w:color="auto"/>
                                                            <w:left w:val="none" w:sz="0" w:space="0" w:color="auto"/>
                                                            <w:bottom w:val="none" w:sz="0" w:space="0" w:color="auto"/>
                                                            <w:right w:val="none" w:sz="0" w:space="0" w:color="auto"/>
                                                          </w:divBdr>
                                                        </w:div>
                                                      </w:divsChild>
                                                    </w:div>
                                                    <w:div w:id="1397968110">
                                                      <w:marLeft w:val="0"/>
                                                      <w:marRight w:val="0"/>
                                                      <w:marTop w:val="75"/>
                                                      <w:marBottom w:val="0"/>
                                                      <w:divBdr>
                                                        <w:top w:val="none" w:sz="0" w:space="0" w:color="auto"/>
                                                        <w:left w:val="none" w:sz="0" w:space="0" w:color="auto"/>
                                                        <w:bottom w:val="none" w:sz="0" w:space="0" w:color="auto"/>
                                                        <w:right w:val="none" w:sz="0" w:space="0" w:color="auto"/>
                                                      </w:divBdr>
                                                      <w:divsChild>
                                                        <w:div w:id="888423110">
                                                          <w:marLeft w:val="0"/>
                                                          <w:marRight w:val="0"/>
                                                          <w:marTop w:val="0"/>
                                                          <w:marBottom w:val="0"/>
                                                          <w:divBdr>
                                                            <w:top w:val="none" w:sz="0" w:space="0" w:color="auto"/>
                                                            <w:left w:val="none" w:sz="0" w:space="0" w:color="auto"/>
                                                            <w:bottom w:val="none" w:sz="0" w:space="0" w:color="auto"/>
                                                            <w:right w:val="none" w:sz="0" w:space="0" w:color="auto"/>
                                                          </w:divBdr>
                                                        </w:div>
                                                      </w:divsChild>
                                                    </w:div>
                                                    <w:div w:id="249195444">
                                                      <w:marLeft w:val="3"/>
                                                      <w:marRight w:val="0"/>
                                                      <w:marTop w:val="60"/>
                                                      <w:marBottom w:val="0"/>
                                                      <w:divBdr>
                                                        <w:top w:val="none" w:sz="0" w:space="0" w:color="auto"/>
                                                        <w:left w:val="none" w:sz="0" w:space="0" w:color="auto"/>
                                                        <w:bottom w:val="none" w:sz="0" w:space="0" w:color="auto"/>
                                                        <w:right w:val="none" w:sz="0" w:space="0" w:color="auto"/>
                                                      </w:divBdr>
                                                      <w:divsChild>
                                                        <w:div w:id="1965034727">
                                                          <w:marLeft w:val="0"/>
                                                          <w:marRight w:val="0"/>
                                                          <w:marTop w:val="0"/>
                                                          <w:marBottom w:val="0"/>
                                                          <w:divBdr>
                                                            <w:top w:val="none" w:sz="0" w:space="0" w:color="auto"/>
                                                            <w:left w:val="none" w:sz="0" w:space="0" w:color="auto"/>
                                                            <w:bottom w:val="none" w:sz="0" w:space="0" w:color="auto"/>
                                                            <w:right w:val="none" w:sz="0" w:space="0" w:color="auto"/>
                                                          </w:divBdr>
                                                        </w:div>
                                                      </w:divsChild>
                                                    </w:div>
                                                    <w:div w:id="105854180">
                                                      <w:marLeft w:val="0"/>
                                                      <w:marRight w:val="0"/>
                                                      <w:marTop w:val="75"/>
                                                      <w:marBottom w:val="0"/>
                                                      <w:divBdr>
                                                        <w:top w:val="none" w:sz="0" w:space="0" w:color="auto"/>
                                                        <w:left w:val="none" w:sz="0" w:space="0" w:color="auto"/>
                                                        <w:bottom w:val="none" w:sz="0" w:space="0" w:color="auto"/>
                                                        <w:right w:val="none" w:sz="0" w:space="0" w:color="auto"/>
                                                      </w:divBdr>
                                                      <w:divsChild>
                                                        <w:div w:id="160044804">
                                                          <w:marLeft w:val="0"/>
                                                          <w:marRight w:val="0"/>
                                                          <w:marTop w:val="0"/>
                                                          <w:marBottom w:val="0"/>
                                                          <w:divBdr>
                                                            <w:top w:val="none" w:sz="0" w:space="0" w:color="auto"/>
                                                            <w:left w:val="none" w:sz="0" w:space="0" w:color="auto"/>
                                                            <w:bottom w:val="none" w:sz="0" w:space="0" w:color="auto"/>
                                                            <w:right w:val="none" w:sz="0" w:space="0" w:color="auto"/>
                                                          </w:divBdr>
                                                        </w:div>
                                                      </w:divsChild>
                                                    </w:div>
                                                    <w:div w:id="1876846408">
                                                      <w:marLeft w:val="3"/>
                                                      <w:marRight w:val="0"/>
                                                      <w:marTop w:val="60"/>
                                                      <w:marBottom w:val="0"/>
                                                      <w:divBdr>
                                                        <w:top w:val="none" w:sz="0" w:space="0" w:color="auto"/>
                                                        <w:left w:val="none" w:sz="0" w:space="0" w:color="auto"/>
                                                        <w:bottom w:val="none" w:sz="0" w:space="0" w:color="auto"/>
                                                        <w:right w:val="none" w:sz="0" w:space="0" w:color="auto"/>
                                                      </w:divBdr>
                                                      <w:divsChild>
                                                        <w:div w:id="882595789">
                                                          <w:marLeft w:val="0"/>
                                                          <w:marRight w:val="0"/>
                                                          <w:marTop w:val="0"/>
                                                          <w:marBottom w:val="0"/>
                                                          <w:divBdr>
                                                            <w:top w:val="none" w:sz="0" w:space="0" w:color="auto"/>
                                                            <w:left w:val="none" w:sz="0" w:space="0" w:color="auto"/>
                                                            <w:bottom w:val="none" w:sz="0" w:space="0" w:color="auto"/>
                                                            <w:right w:val="none" w:sz="0" w:space="0" w:color="auto"/>
                                                          </w:divBdr>
                                                        </w:div>
                                                      </w:divsChild>
                                                    </w:div>
                                                    <w:div w:id="985278345">
                                                      <w:marLeft w:val="0"/>
                                                      <w:marRight w:val="0"/>
                                                      <w:marTop w:val="75"/>
                                                      <w:marBottom w:val="0"/>
                                                      <w:divBdr>
                                                        <w:top w:val="none" w:sz="0" w:space="0" w:color="auto"/>
                                                        <w:left w:val="none" w:sz="0" w:space="0" w:color="auto"/>
                                                        <w:bottom w:val="none" w:sz="0" w:space="0" w:color="auto"/>
                                                        <w:right w:val="none" w:sz="0" w:space="0" w:color="auto"/>
                                                      </w:divBdr>
                                                      <w:divsChild>
                                                        <w:div w:id="1750882488">
                                                          <w:marLeft w:val="0"/>
                                                          <w:marRight w:val="0"/>
                                                          <w:marTop w:val="0"/>
                                                          <w:marBottom w:val="0"/>
                                                          <w:divBdr>
                                                            <w:top w:val="none" w:sz="0" w:space="0" w:color="auto"/>
                                                            <w:left w:val="none" w:sz="0" w:space="0" w:color="auto"/>
                                                            <w:bottom w:val="none" w:sz="0" w:space="0" w:color="auto"/>
                                                            <w:right w:val="none" w:sz="0" w:space="0" w:color="auto"/>
                                                          </w:divBdr>
                                                        </w:div>
                                                      </w:divsChild>
                                                    </w:div>
                                                    <w:div w:id="645474821">
                                                      <w:marLeft w:val="3"/>
                                                      <w:marRight w:val="0"/>
                                                      <w:marTop w:val="60"/>
                                                      <w:marBottom w:val="0"/>
                                                      <w:divBdr>
                                                        <w:top w:val="none" w:sz="0" w:space="0" w:color="auto"/>
                                                        <w:left w:val="none" w:sz="0" w:space="0" w:color="auto"/>
                                                        <w:bottom w:val="none" w:sz="0" w:space="0" w:color="auto"/>
                                                        <w:right w:val="none" w:sz="0" w:space="0" w:color="auto"/>
                                                      </w:divBdr>
                                                      <w:divsChild>
                                                        <w:div w:id="1414280707">
                                                          <w:marLeft w:val="0"/>
                                                          <w:marRight w:val="0"/>
                                                          <w:marTop w:val="0"/>
                                                          <w:marBottom w:val="0"/>
                                                          <w:divBdr>
                                                            <w:top w:val="none" w:sz="0" w:space="0" w:color="auto"/>
                                                            <w:left w:val="none" w:sz="0" w:space="0" w:color="auto"/>
                                                            <w:bottom w:val="none" w:sz="0" w:space="0" w:color="auto"/>
                                                            <w:right w:val="none" w:sz="0" w:space="0" w:color="auto"/>
                                                          </w:divBdr>
                                                        </w:div>
                                                      </w:divsChild>
                                                    </w:div>
                                                    <w:div w:id="448428647">
                                                      <w:marLeft w:val="0"/>
                                                      <w:marRight w:val="0"/>
                                                      <w:marTop w:val="75"/>
                                                      <w:marBottom w:val="0"/>
                                                      <w:divBdr>
                                                        <w:top w:val="none" w:sz="0" w:space="0" w:color="auto"/>
                                                        <w:left w:val="none" w:sz="0" w:space="0" w:color="auto"/>
                                                        <w:bottom w:val="none" w:sz="0" w:space="0" w:color="auto"/>
                                                        <w:right w:val="none" w:sz="0" w:space="0" w:color="auto"/>
                                                      </w:divBdr>
                                                      <w:divsChild>
                                                        <w:div w:id="250621809">
                                                          <w:marLeft w:val="0"/>
                                                          <w:marRight w:val="0"/>
                                                          <w:marTop w:val="0"/>
                                                          <w:marBottom w:val="0"/>
                                                          <w:divBdr>
                                                            <w:top w:val="none" w:sz="0" w:space="0" w:color="auto"/>
                                                            <w:left w:val="none" w:sz="0" w:space="0" w:color="auto"/>
                                                            <w:bottom w:val="none" w:sz="0" w:space="0" w:color="auto"/>
                                                            <w:right w:val="none" w:sz="0" w:space="0" w:color="auto"/>
                                                          </w:divBdr>
                                                        </w:div>
                                                      </w:divsChild>
                                                    </w:div>
                                                    <w:div w:id="1411388771">
                                                      <w:marLeft w:val="3"/>
                                                      <w:marRight w:val="0"/>
                                                      <w:marTop w:val="60"/>
                                                      <w:marBottom w:val="0"/>
                                                      <w:divBdr>
                                                        <w:top w:val="none" w:sz="0" w:space="0" w:color="auto"/>
                                                        <w:left w:val="none" w:sz="0" w:space="0" w:color="auto"/>
                                                        <w:bottom w:val="none" w:sz="0" w:space="0" w:color="auto"/>
                                                        <w:right w:val="none" w:sz="0" w:space="0" w:color="auto"/>
                                                      </w:divBdr>
                                                      <w:divsChild>
                                                        <w:div w:id="2129161556">
                                                          <w:marLeft w:val="0"/>
                                                          <w:marRight w:val="0"/>
                                                          <w:marTop w:val="0"/>
                                                          <w:marBottom w:val="0"/>
                                                          <w:divBdr>
                                                            <w:top w:val="none" w:sz="0" w:space="0" w:color="auto"/>
                                                            <w:left w:val="none" w:sz="0" w:space="0" w:color="auto"/>
                                                            <w:bottom w:val="none" w:sz="0" w:space="0" w:color="auto"/>
                                                            <w:right w:val="none" w:sz="0" w:space="0" w:color="auto"/>
                                                          </w:divBdr>
                                                        </w:div>
                                                      </w:divsChild>
                                                    </w:div>
                                                    <w:div w:id="627971728">
                                                      <w:marLeft w:val="0"/>
                                                      <w:marRight w:val="0"/>
                                                      <w:marTop w:val="0"/>
                                                      <w:marBottom w:val="0"/>
                                                      <w:divBdr>
                                                        <w:top w:val="none" w:sz="0" w:space="0" w:color="auto"/>
                                                        <w:left w:val="none" w:sz="0" w:space="0" w:color="auto"/>
                                                        <w:bottom w:val="none" w:sz="0" w:space="0" w:color="auto"/>
                                                        <w:right w:val="none" w:sz="0" w:space="0" w:color="auto"/>
                                                      </w:divBdr>
                                                      <w:divsChild>
                                                        <w:div w:id="2083523282">
                                                          <w:marLeft w:val="0"/>
                                                          <w:marRight w:val="0"/>
                                                          <w:marTop w:val="0"/>
                                                          <w:marBottom w:val="0"/>
                                                          <w:divBdr>
                                                            <w:top w:val="none" w:sz="0" w:space="0" w:color="auto"/>
                                                            <w:left w:val="none" w:sz="0" w:space="0" w:color="auto"/>
                                                            <w:bottom w:val="none" w:sz="0" w:space="0" w:color="auto"/>
                                                            <w:right w:val="none" w:sz="0" w:space="0" w:color="auto"/>
                                                          </w:divBdr>
                                                        </w:div>
                                                      </w:divsChild>
                                                    </w:div>
                                                    <w:div w:id="1129048">
                                                      <w:marLeft w:val="0"/>
                                                      <w:marRight w:val="0"/>
                                                      <w:marTop w:val="0"/>
                                                      <w:marBottom w:val="0"/>
                                                      <w:divBdr>
                                                        <w:top w:val="none" w:sz="0" w:space="0" w:color="auto"/>
                                                        <w:left w:val="none" w:sz="0" w:space="0" w:color="auto"/>
                                                        <w:bottom w:val="none" w:sz="0" w:space="0" w:color="auto"/>
                                                        <w:right w:val="none" w:sz="0" w:space="0" w:color="auto"/>
                                                      </w:divBdr>
                                                      <w:divsChild>
                                                        <w:div w:id="720596536">
                                                          <w:marLeft w:val="0"/>
                                                          <w:marRight w:val="0"/>
                                                          <w:marTop w:val="0"/>
                                                          <w:marBottom w:val="0"/>
                                                          <w:divBdr>
                                                            <w:top w:val="none" w:sz="0" w:space="0" w:color="auto"/>
                                                            <w:left w:val="none" w:sz="0" w:space="0" w:color="auto"/>
                                                            <w:bottom w:val="none" w:sz="0" w:space="0" w:color="auto"/>
                                                            <w:right w:val="none" w:sz="0" w:space="0" w:color="auto"/>
                                                          </w:divBdr>
                                                        </w:div>
                                                      </w:divsChild>
                                                    </w:div>
                                                    <w:div w:id="475488423">
                                                      <w:marLeft w:val="0"/>
                                                      <w:marRight w:val="0"/>
                                                      <w:marTop w:val="75"/>
                                                      <w:marBottom w:val="0"/>
                                                      <w:divBdr>
                                                        <w:top w:val="none" w:sz="0" w:space="0" w:color="auto"/>
                                                        <w:left w:val="none" w:sz="0" w:space="0" w:color="auto"/>
                                                        <w:bottom w:val="none" w:sz="0" w:space="0" w:color="auto"/>
                                                        <w:right w:val="none" w:sz="0" w:space="0" w:color="auto"/>
                                                      </w:divBdr>
                                                      <w:divsChild>
                                                        <w:div w:id="1453667506">
                                                          <w:marLeft w:val="0"/>
                                                          <w:marRight w:val="0"/>
                                                          <w:marTop w:val="0"/>
                                                          <w:marBottom w:val="0"/>
                                                          <w:divBdr>
                                                            <w:top w:val="none" w:sz="0" w:space="0" w:color="auto"/>
                                                            <w:left w:val="none" w:sz="0" w:space="0" w:color="auto"/>
                                                            <w:bottom w:val="none" w:sz="0" w:space="0" w:color="auto"/>
                                                            <w:right w:val="none" w:sz="0" w:space="0" w:color="auto"/>
                                                          </w:divBdr>
                                                        </w:div>
                                                      </w:divsChild>
                                                    </w:div>
                                                    <w:div w:id="1542814936">
                                                      <w:marLeft w:val="3"/>
                                                      <w:marRight w:val="0"/>
                                                      <w:marTop w:val="60"/>
                                                      <w:marBottom w:val="0"/>
                                                      <w:divBdr>
                                                        <w:top w:val="none" w:sz="0" w:space="0" w:color="auto"/>
                                                        <w:left w:val="none" w:sz="0" w:space="0" w:color="auto"/>
                                                        <w:bottom w:val="none" w:sz="0" w:space="0" w:color="auto"/>
                                                        <w:right w:val="none" w:sz="0" w:space="0" w:color="auto"/>
                                                      </w:divBdr>
                                                      <w:divsChild>
                                                        <w:div w:id="518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3597410">
      <w:bodyDiv w:val="1"/>
      <w:marLeft w:val="0"/>
      <w:marRight w:val="0"/>
      <w:marTop w:val="0"/>
      <w:marBottom w:val="0"/>
      <w:divBdr>
        <w:top w:val="none" w:sz="0" w:space="0" w:color="auto"/>
        <w:left w:val="none" w:sz="0" w:space="0" w:color="auto"/>
        <w:bottom w:val="none" w:sz="0" w:space="0" w:color="auto"/>
        <w:right w:val="none" w:sz="0" w:space="0" w:color="auto"/>
      </w:divBdr>
    </w:div>
    <w:div w:id="1833790245">
      <w:bodyDiv w:val="1"/>
      <w:marLeft w:val="0"/>
      <w:marRight w:val="0"/>
      <w:marTop w:val="0"/>
      <w:marBottom w:val="0"/>
      <w:divBdr>
        <w:top w:val="none" w:sz="0" w:space="0" w:color="auto"/>
        <w:left w:val="none" w:sz="0" w:space="0" w:color="auto"/>
        <w:bottom w:val="none" w:sz="0" w:space="0" w:color="auto"/>
        <w:right w:val="none" w:sz="0" w:space="0" w:color="auto"/>
      </w:divBdr>
    </w:div>
    <w:div w:id="1940719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Azure/azure-quickstart-templates/blob/master/101-acs-mesos/docs/CommonIssues.md" TargetMode="External"/><Relationship Id="rId1" Type="http://schemas.openxmlformats.org/officeDocument/2006/relationships/hyperlink" Target="http://generator.my-addr.com/generate_ssh_public_rsa_key-private_rsa_key-ssh_pair_online_tool.php"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help.ubuntu.com/community/SSH/OpenSSH/Keys" TargetMode="External"/><Relationship Id="rId34" Type="http://schemas.openxmlformats.org/officeDocument/2006/relationships/hyperlink" Target="https://azure.microsoft.com/en-us/documentation/articles/virtual-machines-vmss-walkthrough-cli/"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hyperlink" Target="mailto:nogat@microsoft.com" TargetMode="External"/><Relationship Id="rId24" Type="http://schemas.openxmlformats.org/officeDocument/2006/relationships/hyperlink" Target="https://github.com/Azure/azure-quickstart-templates/blob/master/101-acs-mesos/docs/CommonIssues.md"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hyperlink" Target="https://www.docker.com/products/docker-hub" TargetMode="External"/><Relationship Id="rId14" Type="http://schemas.microsoft.com/office/2011/relationships/commentsExtended" Target="commentsExtended.xml"/><Relationship Id="rId22" Type="http://schemas.openxmlformats.org/officeDocument/2006/relationships/hyperlink" Target="https://help.github.com/articles/generating-ssh-key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github.com/Azure/azure-quickstart-templates/tree/master/201-vmss-ubuntu-autoscale" TargetMode="External"/><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yperlink" Target="mailto:nogat@microsoft.com" TargetMode="External"/><Relationship Id="rId17" Type="http://schemas.openxmlformats.org/officeDocument/2006/relationships/hyperlink" Target="https://azure.microsoft.com/en-us/documentation/articles/xplat-cli-install/"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s://azure.microsoft.com/en-us/documentation/articles/container-service-connect/" TargetMode="External"/><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hyperlink" Target="https://www.digitalocean.com/community/tutorials/how-to-create-ssh-keys-with-putty-to-connect-to-a-vps" TargetMode="External"/><Relationship Id="rId41" Type="http://schemas.openxmlformats.org/officeDocument/2006/relationships/image" Target="media/image17.png"/><Relationship Id="rId54" Type="http://schemas.openxmlformats.org/officeDocument/2006/relationships/hyperlink" Target="https://portal.azure.com/" TargetMode="Externa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github.com/Azure/azure-quickstart-templates/blob/master/101-acs-mesos/docs/SSHKeyManagement.md"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hyperlink" Target="https://www.docker.com/products/docker-hub" TargetMode="External"/><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hyperlink" Target="https://www.visualstudio.com/features/node-js-vs.aspx" TargetMode="External"/><Relationship Id="rId60" Type="http://schemas.openxmlformats.org/officeDocument/2006/relationships/image" Target="media/image32.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hyperlink" Target="https://azure.microsoft.com/en-us/documentation/articles/powershell-install-configure/" TargetMode="External"/><Relationship Id="rId39"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42.jpg"/><Relationship Id="rId1" Type="http://schemas.openxmlformats.org/officeDocument/2006/relationships/image" Target="media/image35.jpg"/></Relationships>
</file>

<file path=word/_rels/footer2.xml.rels><?xml version="1.0" encoding="UTF-8" standalone="yes"?>
<Relationships xmlns="http://schemas.openxmlformats.org/package/2006/relationships"><Relationship Id="rId2" Type="http://schemas.openxmlformats.org/officeDocument/2006/relationships/image" Target="media/image42.jpg"/><Relationship Id="rId1" Type="http://schemas.openxmlformats.org/officeDocument/2006/relationships/image" Target="media/image35.jpg"/></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D5076E03BD084BA47DF9C6273FCD91" ma:contentTypeVersion="3" ma:contentTypeDescription="Create a new document." ma:contentTypeScope="" ma:versionID="38016d4c6e7c9068d78929ddcf7a1b70">
  <xsd:schema xmlns:xsd="http://www.w3.org/2001/XMLSchema" xmlns:xs="http://www.w3.org/2001/XMLSchema" xmlns:p="http://schemas.microsoft.com/office/2006/metadata/properties" xmlns:ns2="0bb39799-93ca-4b19-918d-093946e88885" targetNamespace="http://schemas.microsoft.com/office/2006/metadata/properties" ma:root="true" ma:fieldsID="e1a14706ab99b0fc13ea275a9b827b29" ns2:_="">
    <xsd:import namespace="0bb39799-93ca-4b19-918d-093946e88885"/>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b39799-93ca-4b19-918d-093946e8888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5C733-FA94-46CD-AD3A-BCD7EA5C347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D5E844-8314-4BB3-A2A0-1A52E04510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b39799-93ca-4b19-918d-093946e888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ED7336-16D3-4C30-A480-17AAE685471B}">
  <ds:schemaRefs>
    <ds:schemaRef ds:uri="http://schemas.microsoft.com/sharepoint/v3/contenttype/forms"/>
  </ds:schemaRefs>
</ds:datastoreItem>
</file>

<file path=customXml/itemProps4.xml><?xml version="1.0" encoding="utf-8"?>
<ds:datastoreItem xmlns:ds="http://schemas.openxmlformats.org/officeDocument/2006/customXml" ds:itemID="{3D36123C-9D8D-4879-B8AA-974C84D52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5385</Words>
  <Characters>30696</Characters>
  <Application>Microsoft Office Word</Application>
  <DocSecurity>0</DocSecurity>
  <Lines>255</Lines>
  <Paragraphs>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2016-03-24T17:15:00Z</dcterms:created>
  <dcterms:modified xsi:type="dcterms:W3CDTF">2016-03-28T17:36:00Z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0x01010006D5076E03BD084BA47DF9C6273FCD91</vt:lpwstr>
  </property>
</Properties>
</file>